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/>
        <w:ind w:left="708" w:firstLine="708"/>
      </w:pPr>
    </w:p>
    <w:tbl>
      <w:tblPr>
        <w:tblW w:w="977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86"/>
        <w:gridCol w:w="2835"/>
        <w:gridCol w:w="2157"/>
      </w:tblGrid>
      <w:tr>
        <w:tblPrEx>
          <w:shd w:val="clear" w:color="auto" w:fill="ced7e7"/>
        </w:tblPrEx>
        <w:trPr>
          <w:trHeight w:val="272" w:hRule="atLeast"/>
        </w:trPr>
        <w:tc>
          <w:tcPr>
            <w:tcW w:type="dxa" w:w="4786"/>
            <w:tcBorders>
              <w:top w:val="nil"/>
              <w:left w:val="nil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REGISTRO DEL GIORNO: {{giorno}}</w:t>
            </w:r>
          </w:p>
        </w:tc>
        <w:tc>
          <w:tcPr>
            <w:tcW w:type="dxa" w:w="2835"/>
            <w:tcBorders>
              <w:top w:val="nil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 xml:space="preserve">MESE: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{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{mese}}</w:t>
            </w:r>
          </w:p>
        </w:tc>
        <w:tc>
          <w:tcPr>
            <w:tcW w:type="dxa" w:w="2157"/>
            <w:tcBorders>
              <w:top w:val="nil"/>
              <w:left w:val="single" w:color="000000" w:sz="12" w:space="0" w:shadow="0" w:frame="0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 xml:space="preserve">ANNO: </w:t>
            </w:r>
            <w:r>
              <w:rPr>
                <w:shd w:val="clear" w:color="auto" w:fill="f8f8f8"/>
                <w:rtl w:val="0"/>
              </w:rPr>
              <w:t> </w:t>
            </w:r>
            <w:r>
              <w:rPr>
                <w:rtl w:val="0"/>
                <w:lang w:val="it-IT"/>
              </w:rPr>
              <w:t>{{anno}}</w:t>
            </w:r>
          </w:p>
        </w:tc>
      </w:tr>
    </w:tbl>
    <w:p>
      <w:pPr>
        <w:pStyle w:val="Body A"/>
        <w:widowControl w:val="0"/>
        <w:spacing w:after="0"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  <w:spacing w:after="0"/>
      </w:pPr>
    </w:p>
    <w:tbl>
      <w:tblPr>
        <w:tblW w:w="9854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41"/>
        <w:gridCol w:w="517"/>
        <w:gridCol w:w="567"/>
        <w:gridCol w:w="2410"/>
        <w:gridCol w:w="568"/>
        <w:gridCol w:w="567"/>
        <w:gridCol w:w="2268"/>
        <w:gridCol w:w="2516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it-IT"/>
              </w:rPr>
              <w:t>MATTINO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FIRMA</w:t>
            </w:r>
          </w:p>
        </w:tc>
        <w:tc>
          <w:tcPr>
            <w:tcW w:type="dxa" w:w="113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it-IT"/>
              </w:rPr>
              <w:t>POMERIGGIO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FIRMA</w:t>
            </w:r>
          </w:p>
        </w:tc>
        <w:tc>
          <w:tcPr>
            <w:tcW w:type="dxa" w:w="25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Hanno giustificato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A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P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A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P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1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2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3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4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5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6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7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8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Uscita anticipata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9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10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11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12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13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Arrivo in ritardo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14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15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16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17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18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19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Note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20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6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spacing w:after="0" w:line="240" w:lineRule="auto"/>
        <w:ind w:left="108" w:hanging="108"/>
      </w:pPr>
    </w:p>
    <w:p>
      <w:pPr>
        <w:pStyle w:val="Body A"/>
        <w:widowControl w:val="0"/>
        <w:spacing w:after="0" w:line="240" w:lineRule="auto"/>
      </w:pPr>
    </w:p>
    <w:p>
      <w:pPr>
        <w:pStyle w:val="Body A"/>
        <w:rPr>
          <w:b w:val="1"/>
          <w:bCs w:val="1"/>
          <w:sz w:val="20"/>
          <w:szCs w:val="20"/>
        </w:rPr>
      </w:pPr>
    </w:p>
    <w:p>
      <w:pPr>
        <w:pStyle w:val="Body A"/>
        <w:rPr>
          <w:b w:val="1"/>
          <w:bCs w:val="1"/>
          <w:sz w:val="20"/>
          <w:szCs w:val="20"/>
        </w:rPr>
      </w:pPr>
    </w:p>
    <w:p>
      <w:pPr>
        <w:pStyle w:val="Body A"/>
        <w:rPr>
          <w:b w:val="1"/>
          <w:bCs w:val="1"/>
          <w:sz w:val="20"/>
          <w:szCs w:val="20"/>
        </w:rPr>
      </w:pPr>
    </w:p>
    <w:p>
      <w:pPr>
        <w:pStyle w:val="Body A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it-IT"/>
        </w:rPr>
        <w:t>N.b.: Barrare le caselle degli alunni assenti</w:t>
      </w:r>
    </w:p>
    <w:tbl>
      <w:tblPr>
        <w:tblW w:w="977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69"/>
        <w:gridCol w:w="1842"/>
        <w:gridCol w:w="4567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3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it-IT"/>
              </w:rPr>
              <w:t>Totale ore/allievo del giorno</w:t>
            </w:r>
          </w:p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67"/>
            <w:tcBorders>
              <w:top w:val="nil"/>
              <w:left w:val="single" w:color="000000" w:sz="4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>Firma del Direttore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3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it-IT"/>
              </w:rPr>
              <w:t>Totale ore/allievo progressivo</w:t>
            </w:r>
          </w:p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67"/>
            <w:tcBorders>
              <w:top w:val="nil"/>
              <w:left w:val="single" w:color="000000" w:sz="4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spacing w:line="240" w:lineRule="auto"/>
        <w:ind w:left="108" w:hanging="108"/>
        <w:rPr>
          <w:del w:id="0" w:date="2025-11-27T23:15:21Z" w:author="Andres Moles"/>
          <w:b w:val="1"/>
          <w:bCs w:val="1"/>
          <w:sz w:val="20"/>
          <w:szCs w:val="20"/>
        </w:rPr>
      </w:pPr>
    </w:p>
    <w:p>
      <w:pPr>
        <w:pStyle w:val="Body A"/>
        <w:widowControl w:val="0"/>
        <w:spacing w:line="240" w:lineRule="auto"/>
        <w:rPr>
          <w:del w:id="1" w:date="2025-11-27T23:15:21Z" w:author="Andres Moles"/>
          <w:b w:val="1"/>
          <w:bCs w:val="1"/>
          <w:sz w:val="20"/>
          <w:szCs w:val="20"/>
        </w:rPr>
      </w:pPr>
    </w:p>
    <w:p>
      <w:pPr>
        <w:pStyle w:val="Body A"/>
        <w:spacing w:after="0"/>
        <w:rPr>
          <w:del w:id="2" w:date="2025-11-27T23:15:21Z" w:author="Andres Moles"/>
        </w:rPr>
      </w:pPr>
    </w:p>
    <w:p>
      <w:pPr>
        <w:pStyle w:val="Body A"/>
        <w:spacing w:after="0"/>
        <w:rPr>
          <w:del w:id="3" w:date="2025-11-27T23:15:21Z" w:author="Andres Moles"/>
          <w:sz w:val="16"/>
          <w:szCs w:val="16"/>
        </w:rPr>
      </w:pPr>
    </w:p>
    <w:p>
      <w:pPr>
        <w:pStyle w:val="Body A"/>
        <w:spacing w:after="0"/>
        <w:rPr>
          <w:del w:id="4" w:date="2025-11-27T23:15:21Z" w:author="Andres Moles"/>
          <w:sz w:val="16"/>
          <w:szCs w:val="16"/>
        </w:rPr>
      </w:pPr>
    </w:p>
    <w:p>
      <w:pPr>
        <w:pStyle w:val="Body A"/>
        <w:spacing w:after="0"/>
        <w:rPr>
          <w:sz w:val="16"/>
          <w:szCs w:val="16"/>
        </w:rPr>
      </w:pPr>
    </w:p>
    <w:p>
      <w:pPr>
        <w:pStyle w:val="Body A"/>
        <w:spacing w:after="0"/>
        <w:rPr>
          <w:del w:id="5" w:date="2025-11-27T23:16:40Z" w:author="Andres Moles"/>
          <w:sz w:val="16"/>
          <w:szCs w:val="16"/>
        </w:rPr>
      </w:pPr>
    </w:p>
    <w:p>
      <w:pPr>
        <w:pStyle w:val="Body A"/>
        <w:spacing w:after="0"/>
        <w:rPr>
          <w:del w:id="6" w:date="2025-11-27T23:16:40Z" w:author="Andres Moles"/>
          <w:sz w:val="16"/>
          <w:szCs w:val="16"/>
        </w:rPr>
      </w:pPr>
    </w:p>
    <w:p>
      <w:pPr>
        <w:pStyle w:val="Body A"/>
        <w:spacing w:after="0"/>
        <w:rPr>
          <w:sz w:val="16"/>
          <w:szCs w:val="16"/>
        </w:rPr>
      </w:pPr>
    </w:p>
    <w:tbl>
      <w:tblPr>
        <w:tblW w:w="977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778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Lezione di: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Teoria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Esercitazione pratica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Accompagnamento 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Orientamento</w:t>
            </w:r>
          </w:p>
        </w:tc>
      </w:tr>
      <w:tr>
        <w:tblPrEx>
          <w:shd w:val="clear" w:color="auto" w:fill="ced7e7"/>
        </w:tblPrEx>
        <w:trPr>
          <w:trHeight w:val="756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Argomento</w:t>
            </w:r>
          </w:p>
          <w:p>
            <w:pPr>
              <w:pStyle w:val="Body A"/>
              <w:spacing w:after="0" w:line="240" w:lineRule="auto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                                                                                                                            Dalle ore    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09:00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           Alle ore  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10:00</w:t>
            </w:r>
          </w:p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it-IT"/>
              </w:rPr>
              <w:t xml:space="preserve">Firme: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(Docente)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..</w:t>
            </w:r>
            <w:r>
              <w:rPr>
                <w:sz w:val="14"/>
                <w:szCs w:val="14"/>
                <w:shd w:val="nil" w:color="auto" w:fill="auto"/>
                <w:rtl w:val="0"/>
                <w:lang w:val="it-IT"/>
              </w:rPr>
              <w:t xml:space="preserve">  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(CoDocente)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………………………………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(Tutor)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……………………………………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</w:p>
        </w:tc>
      </w:tr>
    </w:tbl>
    <w:p>
      <w:pPr>
        <w:pStyle w:val="Body A"/>
        <w:widowControl w:val="0"/>
        <w:spacing w:after="0" w:line="240" w:lineRule="auto"/>
        <w:ind w:left="108" w:hanging="108"/>
        <w:rPr>
          <w:sz w:val="16"/>
          <w:szCs w:val="16"/>
        </w:rPr>
      </w:pPr>
    </w:p>
    <w:p>
      <w:pPr>
        <w:pStyle w:val="Body A"/>
        <w:widowControl w:val="0"/>
        <w:spacing w:after="0" w:line="240" w:lineRule="auto"/>
        <w:rPr>
          <w:sz w:val="16"/>
          <w:szCs w:val="16"/>
        </w:rPr>
      </w:pPr>
    </w:p>
    <w:p>
      <w:pPr>
        <w:pStyle w:val="Body A"/>
        <w:spacing w:after="0"/>
        <w:rPr>
          <w:sz w:val="16"/>
          <w:szCs w:val="16"/>
        </w:rPr>
      </w:pPr>
    </w:p>
    <w:tbl>
      <w:tblPr>
        <w:tblW w:w="977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778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Lezione di: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Teoria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Esercitazione pratica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Accompagnamento 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Orientamento</w:t>
            </w:r>
          </w:p>
        </w:tc>
      </w:tr>
      <w:tr>
        <w:tblPrEx>
          <w:shd w:val="clear" w:color="auto" w:fill="ced7e7"/>
        </w:tblPrEx>
        <w:trPr>
          <w:trHeight w:val="756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Argomento</w:t>
            </w:r>
          </w:p>
          <w:p>
            <w:pPr>
              <w:pStyle w:val="Body A"/>
              <w:spacing w:after="0" w:line="240" w:lineRule="auto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                                                                                                                            Dalle ore    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10:00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           Alle ore  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11:00</w:t>
            </w:r>
          </w:p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it-IT"/>
              </w:rPr>
              <w:t xml:space="preserve">Firme: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(Docente)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..</w:t>
            </w:r>
            <w:r>
              <w:rPr>
                <w:sz w:val="14"/>
                <w:szCs w:val="14"/>
                <w:shd w:val="nil" w:color="auto" w:fill="auto"/>
                <w:rtl w:val="0"/>
                <w:lang w:val="it-IT"/>
              </w:rPr>
              <w:t xml:space="preserve">  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(CoDocente)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………………………………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(Tutor)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……………………………………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</w:p>
        </w:tc>
      </w:tr>
    </w:tbl>
    <w:p>
      <w:pPr>
        <w:pStyle w:val="Body A"/>
        <w:widowControl w:val="0"/>
        <w:spacing w:after="0" w:line="240" w:lineRule="auto"/>
        <w:ind w:left="108" w:hanging="108"/>
        <w:rPr>
          <w:sz w:val="16"/>
          <w:szCs w:val="16"/>
        </w:rPr>
      </w:pPr>
    </w:p>
    <w:p>
      <w:pPr>
        <w:pStyle w:val="Body A"/>
        <w:widowControl w:val="0"/>
        <w:spacing w:after="0" w:line="240" w:lineRule="auto"/>
        <w:rPr>
          <w:sz w:val="16"/>
          <w:szCs w:val="16"/>
        </w:rPr>
      </w:pPr>
    </w:p>
    <w:p>
      <w:pPr>
        <w:pStyle w:val="Body A"/>
        <w:spacing w:after="0"/>
        <w:rPr>
          <w:sz w:val="16"/>
          <w:szCs w:val="16"/>
        </w:rPr>
      </w:pPr>
    </w:p>
    <w:tbl>
      <w:tblPr>
        <w:tblW w:w="977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778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Lezione di: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Teoria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Esercitazione pratica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Accompagnamento 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Orientamento</w:t>
            </w:r>
          </w:p>
        </w:tc>
      </w:tr>
      <w:tr>
        <w:tblPrEx>
          <w:shd w:val="clear" w:color="auto" w:fill="ced7e7"/>
        </w:tblPrEx>
        <w:trPr>
          <w:trHeight w:val="756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Argomento</w:t>
            </w:r>
          </w:p>
          <w:p>
            <w:pPr>
              <w:pStyle w:val="Body A"/>
              <w:spacing w:after="0" w:line="240" w:lineRule="auto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                                                                                                                            Dalle ore   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11:00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            Alle ore  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12:00</w:t>
            </w:r>
          </w:p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it-IT"/>
              </w:rPr>
              <w:t xml:space="preserve">Firme: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(Docente)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..</w:t>
            </w:r>
            <w:r>
              <w:rPr>
                <w:sz w:val="14"/>
                <w:szCs w:val="14"/>
                <w:shd w:val="nil" w:color="auto" w:fill="auto"/>
                <w:rtl w:val="0"/>
                <w:lang w:val="it-IT"/>
              </w:rPr>
              <w:t xml:space="preserve">  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(CoDocente)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………………………………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(Tutor)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……………………………………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</w:p>
        </w:tc>
      </w:tr>
    </w:tbl>
    <w:p>
      <w:pPr>
        <w:pStyle w:val="Body A"/>
        <w:widowControl w:val="0"/>
        <w:spacing w:after="0" w:line="240" w:lineRule="auto"/>
        <w:ind w:left="108" w:hanging="108"/>
        <w:rPr>
          <w:sz w:val="16"/>
          <w:szCs w:val="16"/>
        </w:rPr>
      </w:pPr>
    </w:p>
    <w:p>
      <w:pPr>
        <w:pStyle w:val="Body A"/>
        <w:widowControl w:val="0"/>
        <w:spacing w:after="0" w:line="240" w:lineRule="auto"/>
        <w:rPr>
          <w:sz w:val="16"/>
          <w:szCs w:val="16"/>
        </w:rPr>
      </w:pPr>
    </w:p>
    <w:p>
      <w:pPr>
        <w:pStyle w:val="Body A"/>
        <w:spacing w:after="0"/>
        <w:rPr>
          <w:sz w:val="16"/>
          <w:szCs w:val="16"/>
        </w:rPr>
      </w:pPr>
    </w:p>
    <w:tbl>
      <w:tblPr>
        <w:tblW w:w="977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778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Lezione di: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Teoria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Esercitazione pratica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Accompagnamento 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Orientamento</w:t>
            </w:r>
          </w:p>
        </w:tc>
      </w:tr>
      <w:tr>
        <w:tblPrEx>
          <w:shd w:val="clear" w:color="auto" w:fill="ced7e7"/>
        </w:tblPrEx>
        <w:trPr>
          <w:trHeight w:val="756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Argomento</w:t>
            </w:r>
          </w:p>
          <w:p>
            <w:pPr>
              <w:pStyle w:val="Body A"/>
              <w:spacing w:after="0" w:line="240" w:lineRule="auto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                                                                                                                            Dalle ore  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12:00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              Alle ore  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13:00</w:t>
            </w:r>
          </w:p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it-IT"/>
              </w:rPr>
              <w:t xml:space="preserve">Firme: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(Docente)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..</w:t>
            </w:r>
            <w:r>
              <w:rPr>
                <w:sz w:val="14"/>
                <w:szCs w:val="14"/>
                <w:shd w:val="nil" w:color="auto" w:fill="auto"/>
                <w:rtl w:val="0"/>
                <w:lang w:val="it-IT"/>
              </w:rPr>
              <w:t xml:space="preserve">  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(CoDocente)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………………………………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(Tutor)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……………………………………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</w:p>
        </w:tc>
      </w:tr>
    </w:tbl>
    <w:p>
      <w:pPr>
        <w:pStyle w:val="Body A"/>
        <w:widowControl w:val="0"/>
        <w:spacing w:after="0" w:line="240" w:lineRule="auto"/>
        <w:ind w:left="108" w:hanging="108"/>
        <w:rPr>
          <w:sz w:val="16"/>
          <w:szCs w:val="16"/>
        </w:rPr>
      </w:pPr>
    </w:p>
    <w:p>
      <w:pPr>
        <w:pStyle w:val="Body A"/>
        <w:widowControl w:val="0"/>
        <w:spacing w:after="0" w:line="240" w:lineRule="auto"/>
        <w:rPr>
          <w:sz w:val="16"/>
          <w:szCs w:val="16"/>
        </w:rPr>
      </w:pPr>
    </w:p>
    <w:p>
      <w:pPr>
        <w:pStyle w:val="Body A"/>
        <w:spacing w:after="0"/>
        <w:rPr>
          <w:sz w:val="16"/>
          <w:szCs w:val="16"/>
        </w:rPr>
      </w:pPr>
    </w:p>
    <w:tbl>
      <w:tblPr>
        <w:tblW w:w="977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778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Lezione di: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Teoria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Esercitazione pratica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Accompagnamento 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Orientamento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Argomento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                                                                                                                            Dalle ore   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14:00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               Alle ore  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15:00</w:t>
            </w:r>
          </w:p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it-IT"/>
              </w:rPr>
              <w:t xml:space="preserve">Firme: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(Docente)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..</w:t>
            </w:r>
            <w:r>
              <w:rPr>
                <w:sz w:val="14"/>
                <w:szCs w:val="14"/>
                <w:shd w:val="nil" w:color="auto" w:fill="auto"/>
                <w:rtl w:val="0"/>
                <w:lang w:val="it-IT"/>
              </w:rPr>
              <w:t xml:space="preserve">  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(CoDocente)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………………………………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(Tutor)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……………………………………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</w:p>
        </w:tc>
      </w:tr>
    </w:tbl>
    <w:p>
      <w:pPr>
        <w:pStyle w:val="Body A"/>
        <w:widowControl w:val="0"/>
        <w:spacing w:after="0" w:line="240" w:lineRule="auto"/>
        <w:ind w:left="108" w:hanging="108"/>
        <w:rPr>
          <w:sz w:val="16"/>
          <w:szCs w:val="16"/>
        </w:rPr>
      </w:pPr>
    </w:p>
    <w:p>
      <w:pPr>
        <w:pStyle w:val="Body A"/>
        <w:widowControl w:val="0"/>
        <w:spacing w:after="0" w:line="240" w:lineRule="auto"/>
        <w:rPr>
          <w:del w:id="7" w:date="2025-11-27T23:19:26Z" w:author="Andres Moles"/>
          <w:sz w:val="16"/>
          <w:szCs w:val="16"/>
        </w:rPr>
      </w:pPr>
    </w:p>
    <w:p>
      <w:pPr>
        <w:pStyle w:val="Body A"/>
        <w:spacing w:after="0"/>
        <w:rPr>
          <w:sz w:val="16"/>
          <w:szCs w:val="16"/>
        </w:rPr>
      </w:pPr>
    </w:p>
    <w:tbl>
      <w:tblPr>
        <w:tblW w:w="977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778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Lezione di: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Teoria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Esercitazione pratica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Accompagnamento 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Orientamento</w:t>
            </w:r>
          </w:p>
        </w:tc>
      </w:tr>
      <w:tr>
        <w:tblPrEx>
          <w:shd w:val="clear" w:color="auto" w:fill="ced7e7"/>
        </w:tblPrEx>
        <w:trPr>
          <w:trHeight w:val="756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Argomento</w:t>
            </w:r>
          </w:p>
          <w:p>
            <w:pPr>
              <w:pStyle w:val="Body A"/>
              <w:spacing w:after="0" w:line="240" w:lineRule="auto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                                                                                                                            Dalle ore  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15:00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              Alle ore  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16:00</w:t>
            </w:r>
          </w:p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it-IT"/>
              </w:rPr>
              <w:t xml:space="preserve">Firme: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(Docente)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..</w:t>
            </w:r>
            <w:r>
              <w:rPr>
                <w:sz w:val="14"/>
                <w:szCs w:val="14"/>
                <w:shd w:val="nil" w:color="auto" w:fill="auto"/>
                <w:rtl w:val="0"/>
                <w:lang w:val="it-IT"/>
              </w:rPr>
              <w:t xml:space="preserve">  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(CoDocente)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………………………………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(Tutor)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……………………………………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</w:p>
        </w:tc>
      </w:tr>
    </w:tbl>
    <w:p>
      <w:pPr>
        <w:pStyle w:val="Body A"/>
        <w:widowControl w:val="0"/>
        <w:spacing w:after="0" w:line="240" w:lineRule="auto"/>
        <w:ind w:left="108" w:hanging="108"/>
        <w:rPr>
          <w:sz w:val="16"/>
          <w:szCs w:val="16"/>
        </w:rPr>
      </w:pPr>
    </w:p>
    <w:p>
      <w:pPr>
        <w:pStyle w:val="Body A"/>
        <w:widowControl w:val="0"/>
        <w:spacing w:after="0" w:line="240" w:lineRule="auto"/>
        <w:rPr>
          <w:del w:id="8" w:date="2025-11-27T23:19:30Z" w:author="Andres Moles"/>
          <w:sz w:val="16"/>
          <w:szCs w:val="16"/>
        </w:rPr>
      </w:pPr>
    </w:p>
    <w:p>
      <w:pPr>
        <w:pStyle w:val="Body A"/>
        <w:spacing w:after="0"/>
        <w:rPr>
          <w:sz w:val="16"/>
          <w:szCs w:val="16"/>
        </w:rPr>
      </w:pPr>
    </w:p>
    <w:tbl>
      <w:tblPr>
        <w:tblW w:w="977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778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Lezione di: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Teoria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Esercitazione pratica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Accompagnamento      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it-IT"/>
              </w:rPr>
              <w:t>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Orientamento</w:t>
            </w:r>
          </w:p>
        </w:tc>
      </w:tr>
      <w:tr>
        <w:tblPrEx>
          <w:shd w:val="clear" w:color="auto" w:fill="ced7e7"/>
        </w:tblPrEx>
        <w:trPr>
          <w:trHeight w:val="756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Argomento</w:t>
            </w:r>
          </w:p>
          <w:p>
            <w:pPr>
              <w:pStyle w:val="Body A"/>
              <w:spacing w:after="0" w:line="240" w:lineRule="auto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                                                                                                                            Dalle ore  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16:00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              Alle ore  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17:00</w:t>
            </w:r>
          </w:p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it-IT"/>
              </w:rPr>
              <w:t xml:space="preserve">Firme: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(Docente)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..</w:t>
            </w:r>
            <w:r>
              <w:rPr>
                <w:sz w:val="14"/>
                <w:szCs w:val="14"/>
                <w:shd w:val="nil" w:color="auto" w:fill="auto"/>
                <w:rtl w:val="0"/>
                <w:lang w:val="it-IT"/>
              </w:rPr>
              <w:t xml:space="preserve">  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(CoDocente)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………………………………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(Tutor)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……………………………………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</w:p>
        </w:tc>
      </w:tr>
    </w:tbl>
    <w:p>
      <w:pPr>
        <w:pStyle w:val="Body A"/>
        <w:widowControl w:val="0"/>
        <w:spacing w:after="0" w:line="240" w:lineRule="auto"/>
        <w:ind w:left="108" w:hanging="108"/>
      </w:pPr>
      <w:del w:id="9" w:date="2025-11-27T23:20:12Z" w:author="Andres Moles">
        <w:r>
          <w:rPr>
            <w:sz w:val="16"/>
            <w:szCs w:val="16"/>
          </w:rPr>
        </w:r>
      </w:del>
    </w:p>
    <w:sectPr>
      <w:headerReference w:type="default" r:id="rId4"/>
      <w:footerReference w:type="default" r:id="rId5"/>
      <w:pgSz w:w="11900" w:h="16840" w:orient="portrait"/>
      <w:pgMar w:top="720" w:right="720" w:bottom="720" w:left="720" w:header="624" w:footer="22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