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/>
        <w:rPr>
          <w:rFonts w:ascii="Arial" w:hAnsi="Arial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/>
        <w:rPr>
          <w:rFonts w:ascii="Arial" w:hAnsi="Arial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/>
        <w:ind w:left="708" w:firstLine="708"/>
        <w:rPr>
          <w:rFonts w:ascii="Arial" w:cs="Arial" w:hAnsi="Arial" w:eastAsia="Arial"/>
          <w:b w:val="1"/>
          <w:bCs w:val="1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30"/>
          <w:szCs w:val="3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REGISTRO DIDATTICO E DI PRESENZA</w:t>
      </w:r>
    </w:p>
    <w:p>
      <w:pPr>
        <w:pStyle w:val="Body A"/>
        <w:spacing w:after="0"/>
        <w:rPr>
          <w:sz w:val="24"/>
          <w:szCs w:val="24"/>
        </w:rPr>
      </w:pPr>
    </w:p>
    <w:tbl>
      <w:tblPr>
        <w:tblW w:w="947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70"/>
      </w:tblGrid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>ID PROGETTO N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° </w:t>
            </w:r>
            <w:r>
              <w:rPr>
                <w:rtl w:val="0"/>
                <w:lang w:val="it-IT"/>
              </w:rPr>
              <w:t>{{ID_CORSO}}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>ID SEZIONE N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° </w:t>
            </w:r>
            <w:r>
              <w:rPr>
                <w:rtl w:val="0"/>
                <w:lang w:val="it-IT"/>
              </w:rPr>
              <w:t>{{ID_SEZIONE}}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TITOLO EDIZIONE: </w:t>
            </w:r>
            <w:r>
              <w:rPr>
                <w:rtl w:val="0"/>
                <w:lang w:val="en-US"/>
              </w:rPr>
              <w:t>{{NOME_CORSO}}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>TIPO Formazione Permanente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SEDE DEL CORSO: </w:t>
            </w:r>
            <w:r>
              <w:rPr>
                <w:rtl w:val="0"/>
                <w:lang w:val="it-IT"/>
              </w:rPr>
              <w:t>{{SEDE_INDIRIZZO}}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DATA INIZIO      </w:t>
            </w:r>
            <w:r>
              <w:rPr>
                <w:rtl w:val="0"/>
                <w:lang w:val="it-IT"/>
              </w:rPr>
              <w:t>{{DATA_INIZIO}}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                         DATA TERMINE        </w:t>
            </w:r>
            <w:r>
              <w:rPr>
                <w:rtl w:val="0"/>
                <w:lang w:val="it-IT"/>
              </w:rPr>
              <w:t>{{DATA_FINE}}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                           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DURATA DEL CORSO  </w:t>
            </w:r>
            <w:r>
              <w:rPr>
                <w:rtl w:val="0"/>
                <w:lang w:val="it-IT"/>
              </w:rPr>
              <w:t>{{ORE_TOTALI}}</w:t>
            </w:r>
            <w:r>
              <w:rPr>
                <w:rtl w:val="0"/>
                <w:lang w:val="it-IT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OPERATORE: </w:t>
            </w:r>
            <w:r>
              <w:rPr>
                <w:rtl w:val="0"/>
                <w:lang w:val="en-US"/>
              </w:rPr>
              <w:t>{{ENTE_NOME}}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INDIRIZZO: </w:t>
            </w:r>
            <w:r>
              <w:rPr>
                <w:rtl w:val="0"/>
                <w:lang w:val="it-IT"/>
              </w:rPr>
              <w:t>{{ENTE_INDIRIZZO}}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9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 xml:space="preserve">DOCENTE: </w:t>
            </w:r>
            <w:r>
              <w:rPr>
                <w:rtl w:val="0"/>
                <w:lang w:val="it-IT"/>
              </w:rPr>
              <w:t>{{NOME_DOCENTE}}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sz w:val="24"/>
          <w:szCs w:val="24"/>
        </w:rPr>
      </w:pPr>
    </w:p>
    <w:p>
      <w:pPr>
        <w:pStyle w:val="Body A"/>
        <w:widowControl w:val="0"/>
        <w:spacing w:after="0" w:line="240" w:lineRule="auto"/>
        <w:rPr>
          <w:sz w:val="24"/>
          <w:szCs w:val="24"/>
        </w:rPr>
      </w:pPr>
    </w:p>
    <w:p>
      <w:pPr>
        <w:pStyle w:val="Body A"/>
      </w:pPr>
    </w:p>
    <w:p>
      <w:pPr>
        <w:pStyle w:val="Body A"/>
      </w:pPr>
    </w:p>
    <w:tbl>
      <w:tblPr>
        <w:tblW w:w="4407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51"/>
        <w:gridCol w:w="1556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2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REGISTRO COMPOSTO DA NUMERO PAGINE</w:t>
            </w:r>
          </w:p>
        </w:tc>
        <w:tc>
          <w:tcPr>
            <w:tcW w:type="dxa" w:w="1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tl w:val="0"/>
                <w:lang w:val="it-IT"/>
              </w:rPr>
              <w:t>{{NUMERO_PAGINE}}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VIDIMATO IN DATA</w:t>
            </w:r>
          </w:p>
        </w:tc>
        <w:tc>
          <w:tcPr>
            <w:tcW w:type="dxa" w:w="1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tl w:val="0"/>
                <w:lang w:val="it-IT"/>
              </w:rPr>
              <w:t>{{DATA_VIDIMAZIONE}}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4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spacing w:line="240" w:lineRule="auto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Body A"/>
        <w:rPr>
          <w:del w:id="0" w:date="2025-11-27T19:29:25Z" w:author="Andres Moles"/>
          <w:b w:val="1"/>
          <w:bCs w:val="1"/>
          <w:sz w:val="28"/>
          <w:szCs w:val="28"/>
        </w:rPr>
      </w:pPr>
    </w:p>
    <w:p>
      <w:pPr>
        <w:pStyle w:val="Body A"/>
        <w:rPr>
          <w:del w:id="1" w:date="2025-11-27T19:29:25Z" w:author="Andres Moles"/>
          <w:b w:val="1"/>
          <w:bCs w:val="1"/>
          <w:sz w:val="28"/>
          <w:szCs w:val="28"/>
        </w:rPr>
      </w:pPr>
    </w:p>
    <w:p>
      <w:pPr>
        <w:pStyle w:val="Body A"/>
        <w:rPr>
          <w:del w:id="2" w:date="2025-11-27T19:29:25Z" w:author="Andres Moles"/>
          <w:b w:val="1"/>
          <w:bCs w:val="1"/>
          <w:sz w:val="28"/>
          <w:szCs w:val="28"/>
        </w:rPr>
      </w:pPr>
    </w:p>
    <w:p>
      <w:pPr>
        <w:pStyle w:val="Body A"/>
        <w:rPr>
          <w:del w:id="3" w:date="2025-11-27T19:29:25Z" w:author="Andres Moles"/>
          <w:b w:val="1"/>
          <w:bCs w:val="1"/>
          <w:sz w:val="28"/>
          <w:szCs w:val="28"/>
        </w:rPr>
      </w:pPr>
    </w:p>
    <w:p>
      <w:pPr>
        <w:pStyle w:val="Body A"/>
        <w:rPr>
          <w:del w:id="4" w:date="2025-11-27T19:29:25Z" w:author="Andres Moles"/>
          <w:b w:val="1"/>
          <w:bCs w:val="1"/>
          <w:sz w:val="28"/>
          <w:szCs w:val="28"/>
        </w:rPr>
      </w:pPr>
    </w:p>
    <w:p>
      <w:pPr>
        <w:pStyle w:val="Body A"/>
        <w:rPr>
          <w:del w:id="5" w:date="2025-11-27T19:29:25Z" w:author="Andres Moles"/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it-IT"/>
        </w:rPr>
        <w:t>Elenco partecipanti</w:t>
      </w:r>
    </w:p>
    <w:tbl>
      <w:tblPr>
        <w:tblW w:w="606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4"/>
        <w:gridCol w:w="567"/>
        <w:gridCol w:w="4961"/>
      </w:tblGrid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spacing w:before="0" w:line="240" w:lineRule="auto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shd w:val="clear" w:color="auto" w:fill="3b3b3b"/>
                <w:rtl w:val="0"/>
                <w14:textFill>
                  <w14:solidFill>
                    <w14:srgbClr w14:val="3B3B3B"/>
                  </w14:solidFill>
                </w14:textFill>
              </w:rPr>
              <w:t>{{PARTECIPANTE 1}}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2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{{PARTECIPANTE 2}}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3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spacing w:before="0" w:line="240" w:lineRule="auto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shd w:val="clear" w:color="auto" w:fill="3b3b3b"/>
                <w:rtl w:val="0"/>
                <w14:textFill>
                  <w14:solidFill>
                    <w14:srgbClr w14:val="3B3B3B"/>
                  </w14:solidFill>
                </w14:textFill>
              </w:rPr>
              <w:t>{{PARTECIPANTE 3}}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4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{{PARTECIPANTE 4}}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5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spacing w:before="0" w:line="240" w:lineRule="auto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shd w:val="clear" w:color="auto" w:fill="3b3b3b"/>
                <w:rtl w:val="0"/>
                <w14:textFill>
                  <w14:solidFill>
                    <w14:srgbClr w14:val="3B3B3B"/>
                  </w14:solidFill>
                </w14:textFill>
              </w:rPr>
              <w:t>{{PARTECIPANTE 5}}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6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spacing w:before="0" w:line="240" w:lineRule="auto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shd w:val="clear" w:color="auto" w:fill="3b3b3b"/>
                <w:rtl w:val="0"/>
                <w14:textFill>
                  <w14:solidFill>
                    <w14:srgbClr w14:val="3B3B3B"/>
                  </w14:solidFill>
                </w14:textFill>
              </w:rPr>
              <w:t>{{PARTECIPANTE 6}}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7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spacing w:before="0" w:line="240" w:lineRule="auto"/>
            </w:pPr>
            <w:r>
              <w:rPr>
                <w:rFonts w:ascii="Helvetica" w:hAnsi="Helvetica"/>
                <w:outline w:val="0"/>
                <w:color w:val="3b3b3b"/>
                <w:sz w:val="26"/>
                <w:szCs w:val="26"/>
                <w:shd w:val="clear" w:color="auto" w:fill="3b3b3b"/>
                <w:rtl w:val="0"/>
                <w14:textFill>
                  <w14:solidFill>
                    <w14:srgbClr w14:val="3B3B3B"/>
                  </w14:solidFill>
                </w14:textFill>
              </w:rPr>
              <w:t>{{PARTECIPANTE 7}}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8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{{PARTECIPANTE 8}}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9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10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11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12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13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14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15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16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17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18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19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20</w:t>
            </w:r>
          </w:p>
        </w:tc>
        <w:tc>
          <w:tcPr>
            <w:tcW w:type="dxa" w:w="5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  <w:rPr>
          <w:b w:val="1"/>
          <w:bCs w:val="1"/>
          <w:sz w:val="28"/>
          <w:szCs w:val="28"/>
        </w:rPr>
      </w:pPr>
    </w:p>
    <w:p>
      <w:pPr>
        <w:pStyle w:val="Body A"/>
        <w:widowControl w:val="0"/>
        <w:spacing w:line="240" w:lineRule="auto"/>
        <w:rPr>
          <w:b w:val="1"/>
          <w:bCs w:val="1"/>
          <w:sz w:val="28"/>
          <w:szCs w:val="28"/>
        </w:rPr>
      </w:pPr>
    </w:p>
    <w:p>
      <w:pPr>
        <w:pStyle w:val="Body A"/>
      </w:pPr>
    </w:p>
    <w:p>
      <w:pPr>
        <w:pStyle w:val="Body A"/>
        <w:rPr>
          <w:del w:id="6" w:date="2025-11-27T23:49:15Z" w:author="Andres Moles"/>
        </w:rPr>
      </w:pPr>
    </w:p>
    <w:p>
      <w:pPr>
        <w:pStyle w:val="Body A"/>
        <w:rPr>
          <w:del w:id="7" w:date="2025-11-27T23:49:15Z" w:author="Andres Moles"/>
        </w:rPr>
      </w:pPr>
    </w:p>
    <w:p>
      <w:pPr>
        <w:pStyle w:val="Body A"/>
        <w:rPr>
          <w:del w:id="8" w:date="2025-11-27T23:49:15Z" w:author="Andres Moles"/>
        </w:rPr>
      </w:pPr>
    </w:p>
    <w:p>
      <w:pPr>
        <w:pStyle w:val="Body A"/>
        <w:rPr>
          <w:del w:id="9" w:date="2025-11-27T23:49:15Z" w:author="Andres Moles"/>
        </w:rPr>
      </w:pPr>
    </w:p>
    <w:p>
      <w:pPr>
        <w:pStyle w:val="Body A"/>
        <w:rPr>
          <w:del w:id="10" w:date="2025-11-27T23:49:15Z" w:author="Andres Moles"/>
        </w:rPr>
      </w:pPr>
    </w:p>
    <w:p>
      <w:pPr>
        <w:pStyle w:val="Body A"/>
        <w:rPr>
          <w:del w:id="11" w:date="2025-11-27T23:49:15Z" w:author="Andres Moles"/>
        </w:rPr>
      </w:pPr>
    </w:p>
    <w:p>
      <w:pPr>
        <w:pStyle w:val="Body A"/>
        <w:rPr>
          <w:del w:id="12" w:date="2025-11-27T23:49:15Z" w:author="Andres Moles"/>
        </w:rPr>
      </w:pPr>
    </w:p>
    <w:p>
      <w:pPr>
        <w:pStyle w:val="Body A"/>
        <w:rPr>
          <w:del w:id="13" w:date="2025-11-27T23:49:15Z" w:author="Andres Moles"/>
        </w:rPr>
      </w:pPr>
    </w:p>
    <w:p>
      <w:pPr>
        <w:pStyle w:val="Body A"/>
        <w:rPr>
          <w:del w:id="14" w:date="2025-11-27T23:49:15Z" w:author="Andres Moles"/>
        </w:rPr>
      </w:pPr>
    </w:p>
    <w:p>
      <w:pPr>
        <w:pStyle w:val="Body A"/>
        <w:rPr>
          <w:del w:id="15" w:date="2025-11-27T23:49:15Z" w:author="Andres Moles"/>
        </w:rPr>
      </w:pPr>
    </w:p>
    <w:p>
      <w:pPr>
        <w:pStyle w:val="Body A"/>
        <w:rPr>
          <w:del w:id="16" w:date="2025-11-27T23:49:15Z" w:author="Andres Moles"/>
        </w:rPr>
      </w:pPr>
    </w:p>
    <w:p>
      <w:pPr>
        <w:pStyle w:val="Body A"/>
        <w:rPr>
          <w:del w:id="17" w:date="2025-11-27T23:49:15Z" w:author="Andres Moles"/>
        </w:rPr>
      </w:pPr>
    </w:p>
    <w:p>
      <w:pPr>
        <w:pStyle w:val="Body A"/>
        <w:rPr>
          <w:del w:id="18" w:date="2025-11-27T23:49:15Z" w:author="Andres Moles"/>
        </w:rPr>
      </w:pPr>
    </w:p>
    <w:p>
      <w:pPr>
        <w:pStyle w:val="Body A"/>
        <w:rPr>
          <w:del w:id="19" w:date="2025-11-27T23:49:15Z" w:author="Andres Moles"/>
        </w:rPr>
      </w:pPr>
    </w:p>
    <w:p>
      <w:pPr>
        <w:pStyle w:val="Body A"/>
        <w:rPr>
          <w:del w:id="20" w:date="2025-11-27T23:49:15Z" w:author="Andres Moles"/>
        </w:rPr>
      </w:pPr>
    </w:p>
    <w:p>
      <w:pPr>
        <w:pStyle w:val="Body A"/>
        <w:rPr>
          <w:del w:id="21" w:date="2025-11-27T23:49:15Z" w:author="Andres Moles"/>
        </w:rPr>
      </w:pPr>
    </w:p>
    <w:p>
      <w:pPr>
        <w:pStyle w:val="Body A"/>
        <w:rPr>
          <w:del w:id="22" w:date="2025-11-27T23:49:15Z" w:author="Andres Moles"/>
        </w:rPr>
      </w:pPr>
    </w:p>
    <w:p>
      <w:pPr>
        <w:pStyle w:val="Body A"/>
        <w:rPr>
          <w:del w:id="23" w:date="2025-11-27T23:49:15Z" w:author="Andres Moles"/>
        </w:rPr>
      </w:pPr>
    </w:p>
    <w:p>
      <w:pPr>
        <w:pStyle w:val="Body A"/>
        <w:rPr>
          <w:del w:id="24" w:date="2025-11-27T23:49:15Z" w:author="Andres Moles"/>
        </w:rPr>
      </w:pPr>
    </w:p>
    <w:p>
      <w:pPr>
        <w:pStyle w:val="Body A"/>
        <w:rPr>
          <w:del w:id="25" w:date="2025-11-27T23:49:15Z" w:author="Andres Moles"/>
        </w:rPr>
      </w:pPr>
    </w:p>
    <w:p>
      <w:pPr>
        <w:pStyle w:val="Body A"/>
        <w:rPr>
          <w:del w:id="26" w:date="2025-11-27T23:49:15Z" w:author="Andres Moles"/>
        </w:rPr>
      </w:pPr>
    </w:p>
    <w:p>
      <w:pPr>
        <w:pStyle w:val="Body A"/>
        <w:rPr>
          <w:del w:id="27" w:date="2025-11-27T23:49:15Z" w:author="Andres Moles"/>
        </w:rPr>
      </w:pPr>
    </w:p>
    <w:p>
      <w:pPr>
        <w:pStyle w:val="Body A"/>
        <w:rPr>
          <w:del w:id="28" w:date="2025-11-27T23:49:15Z" w:author="Andres Moles"/>
        </w:rPr>
      </w:pPr>
    </w:p>
    <w:p>
      <w:pPr>
        <w:pStyle w:val="Body A"/>
        <w:rPr>
          <w:del w:id="29" w:date="2025-11-27T23:49:15Z" w:author="Andres Moles"/>
        </w:rPr>
      </w:pPr>
    </w:p>
    <w:p>
      <w:pPr>
        <w:pStyle w:val="Body A"/>
        <w:rPr>
          <w:del w:id="30" w:date="2025-11-27T23:49:15Z" w:author="Andres Moles"/>
        </w:rPr>
      </w:pPr>
    </w:p>
    <w:p>
      <w:pPr>
        <w:pStyle w:val="Body A"/>
        <w:rPr>
          <w:del w:id="31" w:date="2025-11-27T23:49:15Z" w:author="Andres Moles"/>
        </w:rPr>
      </w:pPr>
    </w:p>
    <w:p>
      <w:pPr>
        <w:pStyle w:val="Body A"/>
        <w:rPr>
          <w:del w:id="32" w:date="2025-11-27T23:49:15Z" w:author="Andres Moles"/>
        </w:rPr>
      </w:pPr>
    </w:p>
    <w:p>
      <w:pPr>
        <w:pStyle w:val="Body A"/>
        <w:rPr>
          <w:del w:id="33" w:date="2025-11-27T23:49:15Z" w:author="Andres Moles"/>
        </w:rPr>
      </w:pPr>
    </w:p>
    <w:p>
      <w:pPr>
        <w:pStyle w:val="Body A"/>
        <w:rPr>
          <w:del w:id="34" w:date="2025-11-27T23:49:15Z" w:author="Andres Moles"/>
        </w:rPr>
      </w:pPr>
    </w:p>
    <w:p>
      <w:pPr>
        <w:pStyle w:val="Body A"/>
        <w:rPr>
          <w:del w:id="35" w:date="2025-11-27T23:49:15Z" w:author="Andres Moles"/>
        </w:rPr>
      </w:pPr>
    </w:p>
    <w:p>
      <w:pPr>
        <w:pStyle w:val="Body A"/>
        <w:rPr>
          <w:del w:id="36" w:date="2025-11-27T23:49:15Z" w:author="Andres Moles"/>
        </w:rPr>
      </w:pPr>
    </w:p>
    <w:p>
      <w:pPr>
        <w:pStyle w:val="Body A"/>
        <w:rPr>
          <w:del w:id="37" w:date="2025-11-27T23:49:15Z" w:author="Andres Moles"/>
        </w:rPr>
      </w:pPr>
    </w:p>
    <w:p>
      <w:pPr>
        <w:pStyle w:val="Body A"/>
        <w:rPr>
          <w:del w:id="38" w:date="2025-11-27T23:49:15Z" w:author="Andres Moles"/>
        </w:rPr>
      </w:pPr>
    </w:p>
    <w:p>
      <w:pPr>
        <w:pStyle w:val="Body A"/>
        <w:rPr>
          <w:del w:id="39" w:date="2025-11-27T23:49:15Z" w:author="Andres Moles"/>
        </w:rPr>
      </w:pPr>
    </w:p>
    <w:p>
      <w:pPr>
        <w:pStyle w:val="Body A"/>
        <w:rPr>
          <w:del w:id="40" w:date="2025-11-27T23:49:15Z" w:author="Andres Moles"/>
        </w:rPr>
      </w:pPr>
    </w:p>
    <w:p>
      <w:pPr>
        <w:pStyle w:val="Body A"/>
        <w:rPr>
          <w:del w:id="41" w:date="2025-11-27T23:49:15Z" w:author="Andres Moles"/>
        </w:rPr>
      </w:pPr>
    </w:p>
    <w:p>
      <w:pPr>
        <w:pStyle w:val="Body A"/>
        <w:widowControl w:val="0"/>
        <w:spacing w:line="240" w:lineRule="auto"/>
        <w:ind w:left="108" w:hanging="108"/>
        <w:rPr>
          <w:del w:id="42" w:date="2025-11-27T23:49:15Z" w:author="Andres Moles"/>
        </w:rPr>
      </w:pPr>
    </w:p>
    <w:p>
      <w:pPr>
        <w:pStyle w:val="Body A"/>
        <w:widowControl w:val="0"/>
        <w:spacing w:line="240" w:lineRule="auto"/>
        <w:rPr>
          <w:del w:id="43" w:date="2025-11-27T23:49:15Z" w:author="Andres Moles"/>
        </w:rPr>
      </w:pPr>
    </w:p>
    <w:p>
      <w:pPr>
        <w:pStyle w:val="Body A"/>
        <w:spacing w:after="0"/>
        <w:rPr>
          <w:del w:id="44" w:date="2025-11-27T23:49:15Z" w:author="Andres Moles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del w:id="45" w:date="2025-11-27T23:49:15Z" w:author="Andres Moles"/>
        </w:rPr>
      </w:pPr>
    </w:p>
    <w:p>
      <w:pPr>
        <w:pStyle w:val="Body A"/>
        <w:widowControl w:val="0"/>
        <w:spacing w:after="0" w:line="240" w:lineRule="auto"/>
        <w:rPr>
          <w:del w:id="46" w:date="2025-11-27T23:49:15Z" w:author="Andres Moles"/>
        </w:rPr>
      </w:pPr>
    </w:p>
    <w:p>
      <w:pPr>
        <w:pStyle w:val="Body A"/>
        <w:rPr>
          <w:del w:id="47" w:date="2025-11-27T23:49:15Z" w:author="Andres Moles"/>
          <w:b w:val="1"/>
          <w:bCs w:val="1"/>
          <w:sz w:val="20"/>
          <w:szCs w:val="20"/>
        </w:rPr>
      </w:pPr>
    </w:p>
    <w:p>
      <w:pPr>
        <w:pStyle w:val="Body A"/>
        <w:rPr>
          <w:del w:id="48" w:date="2025-11-27T23:49:15Z" w:author="Andres Moles"/>
          <w:b w:val="1"/>
          <w:bCs w:val="1"/>
          <w:sz w:val="20"/>
          <w:szCs w:val="20"/>
        </w:rPr>
      </w:pPr>
    </w:p>
    <w:p>
      <w:pPr>
        <w:pStyle w:val="Body A"/>
        <w:rPr>
          <w:del w:id="49" w:date="2025-11-27T23:49:15Z" w:author="Andres Moles"/>
          <w:b w:val="1"/>
          <w:bCs w:val="1"/>
          <w:sz w:val="20"/>
          <w:szCs w:val="20"/>
        </w:rPr>
      </w:pPr>
    </w:p>
    <w:p>
      <w:pPr>
        <w:pStyle w:val="Body A"/>
        <w:rPr>
          <w:del w:id="50" w:date="2025-11-27T23:49:15Z" w:author="Andres Moles"/>
          <w:b w:val="1"/>
          <w:bCs w:val="1"/>
          <w:sz w:val="20"/>
          <w:szCs w:val="20"/>
        </w:rPr>
      </w:pPr>
      <w:del w:id="51" w:date="2025-11-27T23:49:15Z" w:author="Andres Moles">
        <w:r>
          <w:rPr>
            <w:b w:val="1"/>
            <w:bCs w:val="1"/>
            <w:sz w:val="20"/>
            <w:szCs w:val="20"/>
            <w:rtl w:val="0"/>
            <w:lang w:val="it-IT"/>
          </w:rPr>
          <w:delText>N.b.: Barrare le caselle degli alunni assenti</w:delText>
        </w:r>
      </w:del>
    </w:p>
    <w:p>
      <w:pPr>
        <w:pStyle w:val="Body A"/>
        <w:widowControl w:val="0"/>
        <w:spacing w:line="240" w:lineRule="auto"/>
        <w:ind w:left="108" w:hanging="108"/>
        <w:rPr>
          <w:del w:id="52" w:date="2025-11-27T23:49:15Z" w:author="Andres Moles"/>
          <w:b w:val="1"/>
          <w:bCs w:val="1"/>
          <w:sz w:val="20"/>
          <w:szCs w:val="20"/>
        </w:rPr>
      </w:pPr>
    </w:p>
    <w:p>
      <w:pPr>
        <w:pStyle w:val="Body A"/>
        <w:widowControl w:val="0"/>
        <w:spacing w:line="240" w:lineRule="auto"/>
        <w:rPr>
          <w:del w:id="53" w:date="2025-11-27T23:49:15Z" w:author="Andres Moles"/>
          <w:b w:val="1"/>
          <w:bCs w:val="1"/>
          <w:sz w:val="20"/>
          <w:szCs w:val="20"/>
        </w:rPr>
      </w:pPr>
    </w:p>
    <w:p>
      <w:pPr>
        <w:pStyle w:val="Body A"/>
        <w:spacing w:after="0"/>
        <w:rPr>
          <w:del w:id="54" w:date="2025-11-27T23:49:15Z" w:author="Andres Moles"/>
        </w:rPr>
      </w:pPr>
    </w:p>
    <w:p>
      <w:pPr>
        <w:pStyle w:val="Body A"/>
        <w:spacing w:after="0"/>
        <w:rPr>
          <w:del w:id="55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56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57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58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59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60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61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del w:id="62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del w:id="63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64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del w:id="65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del w:id="66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67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del w:id="68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del w:id="69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70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del w:id="71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del w:id="72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73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del w:id="74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rPr>
          <w:del w:id="75" w:date="2025-11-27T23:49:15Z" w:author="Andres Moles"/>
          <w:sz w:val="16"/>
          <w:szCs w:val="16"/>
        </w:rPr>
      </w:pPr>
    </w:p>
    <w:p>
      <w:pPr>
        <w:pStyle w:val="Body A"/>
        <w:spacing w:after="0"/>
        <w:rPr>
          <w:del w:id="76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del w:id="77" w:date="2025-11-27T23:49:15Z" w:author="Andres Moles"/>
          <w:sz w:val="16"/>
          <w:szCs w:val="16"/>
        </w:rPr>
      </w:pPr>
    </w:p>
    <w:p>
      <w:pPr>
        <w:pStyle w:val="Body A"/>
        <w:widowControl w:val="0"/>
        <w:spacing w:after="0" w:line="240" w:lineRule="auto"/>
      </w:pPr>
      <w:del w:id="78" w:date="2025-11-27T23:49:15Z" w:author="Andres Moles">
        <w:r>
          <w:rPr>
            <w:sz w:val="16"/>
            <w:szCs w:val="16"/>
          </w:rPr>
        </w:r>
      </w:del>
    </w:p>
    <w:sectPr>
      <w:headerReference w:type="default" r:id="rId4"/>
      <w:footerReference w:type="default" r:id="rId5"/>
      <w:pgSz w:w="11900" w:h="16840" w:orient="portrait"/>
      <w:pgMar w:top="720" w:right="720" w:bottom="720" w:left="720" w:header="624" w:footer="22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inline distT="0" distB="0" distL="0" distR="0">
          <wp:extent cx="6644752" cy="459105"/>
          <wp:effectExtent l="0" t="0" r="0" b="0"/>
          <wp:docPr id="1073741825" name="officeArt object" descr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1" descr="Immagin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4752" cy="45910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