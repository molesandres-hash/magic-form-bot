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CB06" w14:textId="77777777" w:rsidR="00BE04FF" w:rsidRDefault="00BE04FF">
      <w:pPr>
        <w:pStyle w:val="BodyText"/>
        <w:rPr>
          <w:rFonts w:ascii="Times New Roman" w:hAnsi="Times New Roman"/>
          <w:sz w:val="20"/>
          <w:szCs w:val="20"/>
        </w:rPr>
      </w:pPr>
    </w:p>
    <w:p w14:paraId="70AD8130" w14:textId="77777777" w:rsidR="00BE04FF" w:rsidRDefault="00BE04FF">
      <w:pPr>
        <w:pStyle w:val="BodyText"/>
        <w:rPr>
          <w:rFonts w:ascii="Times New Roman" w:hAnsi="Times New Roman"/>
          <w:sz w:val="20"/>
          <w:szCs w:val="20"/>
        </w:rPr>
      </w:pPr>
    </w:p>
    <w:p w14:paraId="4B4210BD" w14:textId="77777777" w:rsidR="00BE04FF" w:rsidRDefault="00BE04FF">
      <w:pPr>
        <w:pStyle w:val="BodyText"/>
        <w:spacing w:before="7"/>
        <w:rPr>
          <w:rFonts w:ascii="Times New Roman" w:hAnsi="Times New Roman"/>
          <w:sz w:val="19"/>
          <w:szCs w:val="19"/>
        </w:rPr>
      </w:pPr>
    </w:p>
    <w:p w14:paraId="4088F7B4" w14:textId="77777777" w:rsidR="00BE04FF" w:rsidRDefault="00000000">
      <w:pPr>
        <w:pStyle w:val="Heading"/>
        <w:jc w:val="left"/>
        <w:rPr>
          <w:b w:val="0"/>
          <w:bCs w:val="0"/>
          <w:sz w:val="20"/>
          <w:szCs w:val="20"/>
        </w:rPr>
      </w:pPr>
      <w:r>
        <w:t>Modello A)</w:t>
      </w:r>
    </w:p>
    <w:p w14:paraId="61939472" w14:textId="77777777" w:rsidR="00BE04FF" w:rsidRDefault="00000000">
      <w:pPr>
        <w:pStyle w:val="BodyText"/>
        <w:spacing w:before="6"/>
        <w:rPr>
          <w:b/>
          <w:bCs/>
          <w:sz w:val="28"/>
          <w:szCs w:val="28"/>
        </w:rPr>
      </w:pPr>
      <w:r>
        <w:pict w14:anchorId="4ABBD60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56.9pt;margin-top:19.7pt;width:714pt;height:43.1pt;z-index:251659264;visibility:visible;mso-wrap-distance-left:0;mso-wrap-distance-top:0;mso-wrap-distance-right:0;mso-wrap-distance-bottom:0;mso-position-horizontal:absolute;mso-position-horizontal-relative:page;mso-position-vertical:absolute;mso-position-vertical-relative:line" fillcolor="#d9d9d9" strokeweight=".5pt">
            <v:textbox>
              <w:txbxContent>
                <w:p w14:paraId="5D8EE013" w14:textId="77777777" w:rsidR="00BE04FF" w:rsidRDefault="00BE04FF">
                  <w:pPr>
                    <w:pStyle w:val="BodyText"/>
                    <w:spacing w:before="11"/>
                    <w:rPr>
                      <w:b/>
                      <w:bCs/>
                    </w:rPr>
                  </w:pPr>
                </w:p>
                <w:p w14:paraId="4D371271" w14:textId="77777777" w:rsidR="00BE04FF" w:rsidRDefault="00000000">
                  <w:pPr>
                    <w:pStyle w:val="Body"/>
                    <w:ind w:left="3551" w:right="3546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PRESENTAZIONE</w:t>
                  </w:r>
                  <w:r>
                    <w:rPr>
                      <w:b/>
                      <w:bCs/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ATTIVITA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’</w:t>
                  </w:r>
                  <w:r>
                    <w:rPr>
                      <w:b/>
                      <w:bCs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DI</w:t>
                  </w:r>
                  <w:r>
                    <w:rPr>
                      <w:b/>
                      <w:bCs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FORMAZIONE</w:t>
                  </w:r>
                  <w:r>
                    <w:rPr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IN</w:t>
                  </w:r>
                  <w:r>
                    <w:rPr>
                      <w:b/>
                      <w:bCs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MODALITA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’</w:t>
                  </w:r>
                  <w:r>
                    <w:rPr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E-LEARNING</w:t>
                  </w:r>
                </w:p>
              </w:txbxContent>
            </v:textbox>
            <w10:wrap type="topAndBottom" anchorx="page"/>
          </v:shape>
        </w:pict>
      </w:r>
    </w:p>
    <w:p w14:paraId="75B2D45E" w14:textId="77777777" w:rsidR="00BE04FF" w:rsidRDefault="00BE04FF">
      <w:pPr>
        <w:pStyle w:val="BodyText"/>
        <w:spacing w:before="9"/>
        <w:rPr>
          <w:b/>
          <w:bCs/>
          <w:sz w:val="29"/>
          <w:szCs w:val="29"/>
        </w:rPr>
      </w:pPr>
    </w:p>
    <w:p w14:paraId="688A1D1F" w14:textId="77777777" w:rsidR="00BE04FF" w:rsidRDefault="00000000">
      <w:pPr>
        <w:pStyle w:val="Heading2"/>
        <w:numPr>
          <w:ilvl w:val="0"/>
          <w:numId w:val="2"/>
        </w:numPr>
      </w:pPr>
      <w:r>
        <w:pict w14:anchorId="230E2C80">
          <v:shape id="_x0000_s1027" type="#_x0000_t202" style="position:absolute;left:0;text-align:left;margin-left:56.9pt;margin-top:23.3pt;width:714pt;height:302.9pt;z-index:251660288;visibility:visible;mso-wrap-distance-left:0;mso-wrap-distance-top:0;mso-wrap-distance-right:0;mso-wrap-distance-bottom:0;mso-position-horizontal:absolute;mso-position-horizontal-relative:page;mso-position-vertical:absolute;mso-position-vertical-relative:line" filled="f" strokeweight=".5pt">
            <v:textbox>
              <w:txbxContent>
                <w:p w14:paraId="1790E27E" w14:textId="77777777" w:rsidR="00BE04FF" w:rsidRDefault="00BE04FF">
                  <w:pPr>
                    <w:pStyle w:val="BodyText"/>
                    <w:spacing w:before="11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2C4DC880" w14:textId="77777777" w:rsidR="00BE04FF" w:rsidRDefault="00000000">
                  <w:pPr>
                    <w:pStyle w:val="BodyText"/>
                    <w:spacing w:before="1"/>
                    <w:ind w:left="898"/>
                  </w:pPr>
                  <w:r>
                    <w:rPr>
                      <w:shd w:val="clear" w:color="auto" w:fill="FDF9D7"/>
                    </w:rPr>
                    <w:t>Denominazione ente accreditato: …</w:t>
                  </w:r>
                  <w:r>
                    <w:t>…{{ENTE_NOME}}</w:t>
                  </w:r>
                </w:p>
                <w:p w14:paraId="3F11B057" w14:textId="77777777" w:rsidR="00BE04FF" w:rsidRDefault="00000000">
                  <w:pPr>
                    <w:pStyle w:val="BodyText"/>
                    <w:spacing w:before="134"/>
                    <w:ind w:left="898"/>
                  </w:pPr>
                  <w:r>
                    <w:rPr>
                      <w:shd w:val="clear" w:color="auto" w:fill="FDF9D7"/>
                    </w:rPr>
                    <w:t>Sede Accreditata di riferimento</w:t>
                  </w:r>
                  <w:r>
                    <w:t>…… {{SEDE_ACCREDITATA}}</w:t>
                  </w:r>
                </w:p>
                <w:p w14:paraId="24A6CB48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Piattaforma utilizzata</w:t>
                  </w:r>
                  <w:r>
                    <w:t>: ………Zoom</w:t>
                  </w:r>
                </w:p>
                <w:p w14:paraId="2DD13C2F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Titolo del corso:</w:t>
                  </w:r>
                  <w:r>
                    <w:t xml:space="preserve"> …… {{NOME_CORSO}}</w:t>
                  </w:r>
                </w:p>
                <w:p w14:paraId="4EFEA54C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ID</w:t>
                  </w:r>
                  <w:r>
                    <w:rPr>
                      <w:spacing w:val="-1"/>
                      <w:shd w:val="clear" w:color="auto" w:fill="FDF9D7"/>
                    </w:rPr>
                    <w:t xml:space="preserve"> </w:t>
                  </w:r>
                  <w:r>
                    <w:rPr>
                      <w:shd w:val="clear" w:color="auto" w:fill="FDF9D7"/>
                    </w:rPr>
                    <w:t>Corso</w:t>
                  </w:r>
                  <w:r>
                    <w:t>/Progetto: ………Id corso {{ID_CORSO</w:t>
                  </w:r>
                  <w:proofErr w:type="gramStart"/>
                  <w:r>
                    <w:t xml:space="preserve">}}   </w:t>
                  </w:r>
                  <w:proofErr w:type="gramEnd"/>
                  <w:r>
                    <w:t xml:space="preserve"> ID sezione {{ID_SEZIONE}}</w:t>
                  </w:r>
                </w:p>
                <w:p w14:paraId="1A1846BA" w14:textId="77777777" w:rsidR="00BE04FF" w:rsidRDefault="00000000">
                  <w:pPr>
                    <w:pStyle w:val="BodyText"/>
                    <w:spacing w:before="132"/>
                    <w:ind w:left="898"/>
                  </w:pPr>
                  <w:r>
                    <w:rPr>
                      <w:shd w:val="clear" w:color="auto" w:fill="FDF9D7"/>
                    </w:rPr>
                    <w:t>Numero di ore in FAD</w:t>
                  </w:r>
                  <w:r>
                    <w:t>… {{ORE_FAD}}</w:t>
                  </w:r>
                </w:p>
                <w:p w14:paraId="305E198D" w14:textId="6B4AC70F" w:rsidR="00BE04FF" w:rsidRPr="00A728B4" w:rsidRDefault="00000000">
                  <w:pPr>
                    <w:pStyle w:val="BodyText"/>
                    <w:spacing w:before="134"/>
                    <w:ind w:left="898"/>
                  </w:pPr>
                  <w:r>
                    <w:rPr>
                      <w:shd w:val="clear" w:color="auto" w:fill="FDF9D7"/>
                    </w:rPr>
                    <w:t xml:space="preserve">Offerta Formativa in </w:t>
                  </w:r>
                  <w:proofErr w:type="spellStart"/>
                  <w:r>
                    <w:rPr>
                      <w:shd w:val="clear" w:color="auto" w:fill="FDF9D7"/>
                    </w:rPr>
                    <w:t>Gefo</w:t>
                  </w:r>
                  <w:proofErr w:type="spellEnd"/>
                  <w:r>
                    <w:rPr>
                      <w:shd w:val="clear" w:color="auto" w:fill="FDF9D7"/>
                    </w:rPr>
                    <w:t xml:space="preserve"> o SIUF…</w:t>
                  </w:r>
                  <w:r>
                    <w:t>…</w:t>
                  </w:r>
                  <w:r w:rsidR="00A728B4" w:rsidRPr="00A728B4">
                    <w:rPr>
                      <w:rFonts w:ascii="Courier" w:hAnsi="Courier" w:cs="Times New Roman"/>
                      <w:color w:val="657B83"/>
                      <w:sz w:val="18"/>
                      <w:szCs w:val="18"/>
                      <w:shd w:val="clear" w:color="auto" w:fill="FDF6E3"/>
                      <w:lang w:eastAsia="en-US"/>
                    </w:rPr>
                    <w:t xml:space="preserve"> </w:t>
                  </w:r>
                  <w:r w:rsidR="00A728B4" w:rsidRPr="00A728B4">
                    <w:t>{{CODICE_OFFERTA_FORMATIVA}} – {{NOME_OFFERTA_FORMATIVA}}</w:t>
                  </w:r>
                </w:p>
                <w:p w14:paraId="2506F0BE" w14:textId="77777777" w:rsidR="00BE04FF" w:rsidRDefault="00000000">
                  <w:pPr>
                    <w:pStyle w:val="BodyText"/>
                    <w:spacing w:before="135"/>
                    <w:ind w:left="898"/>
                    <w:rPr>
                      <w:del w:id="0" w:author="Andres Moles" w:date="2025-11-23T17:07:00Z"/>
                    </w:rPr>
                  </w:pPr>
                  <w:r>
                    <w:rPr>
                      <w:shd w:val="clear" w:color="auto" w:fill="FDF9D7"/>
                    </w:rPr>
                    <w:t>Referente delle attività</w:t>
                  </w:r>
                  <w:r>
                    <w:t xml:space="preserve"> …… </w:t>
                  </w:r>
                  <w:del w:id="1" w:author="Andres Moles" w:date="2025-11-23T17:07:00Z">
                    <w:r>
                      <w:delText>xxxxxxxxxxxxx</w:delText>
                    </w:r>
                  </w:del>
                </w:p>
                <w:p w14:paraId="164E7D8C" w14:textId="77777777" w:rsidR="00BE04FF" w:rsidRDefault="00000000">
                  <w:pPr>
                    <w:pStyle w:val="BodyText"/>
                    <w:spacing w:before="135"/>
                    <w:ind w:left="898"/>
                    <w:rPr>
                      <w:color w:val="3B3B3B"/>
                    </w:rPr>
                  </w:pPr>
                  <w:r>
                    <w:t>{{NOME_DOCENTE}}</w:t>
                  </w:r>
                </w:p>
                <w:p w14:paraId="7A7F33D4" w14:textId="58ED64DB" w:rsidR="00A728B4" w:rsidRPr="00A728B4" w:rsidRDefault="00000000" w:rsidP="00A728B4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 xml:space="preserve">E-mail e n. telefono…… </w:t>
                  </w:r>
                  <w:r>
                    <w:t xml:space="preserve"> </w:t>
                  </w:r>
                  <w:r w:rsidR="00A728B4" w:rsidRPr="00A728B4">
                    <w:t>{{TELEFONO_DOCENTE}}</w:t>
                  </w:r>
                  <w:r w:rsidR="00A728B4">
                    <w:t xml:space="preserve"> </w:t>
                  </w:r>
                </w:p>
                <w:p w14:paraId="2E721728" w14:textId="07F91AA0" w:rsidR="00BE04FF" w:rsidRDefault="00000000" w:rsidP="00A728B4">
                  <w:pPr>
                    <w:pStyle w:val="BodyText"/>
                    <w:spacing w:before="135"/>
                    <w:ind w:left="898"/>
                    <w:rPr>
                      <w:shd w:val="clear" w:color="auto" w:fill="FDF9D7"/>
                    </w:rPr>
                  </w:pPr>
                  <w:r>
                    <w:rPr>
                      <w:shd w:val="clear" w:color="auto" w:fill="FDF9D7"/>
                    </w:rPr>
                    <w:t>Utenza Guest per permettere</w:t>
                  </w:r>
                  <w:r>
                    <w:t xml:space="preserve"> </w:t>
                  </w:r>
                  <w:r>
                    <w:rPr>
                      <w:shd w:val="clear" w:color="auto" w:fill="FDF9D7"/>
                    </w:rPr>
                    <w:t xml:space="preserve">Il controllo di Regione Lombardia:  </w:t>
                  </w:r>
                </w:p>
                <w:p w14:paraId="69EF3385" w14:textId="77777777" w:rsidR="00BE04FF" w:rsidRDefault="00000000">
                  <w:pPr>
                    <w:pStyle w:val="Body"/>
                    <w:ind w:left="178" w:firstLine="720"/>
                    <w:rPr>
                      <w:shd w:val="clear" w:color="auto" w:fill="FDF9D7"/>
                    </w:rPr>
                  </w:pPr>
                  <w:r>
                    <w:rPr>
                      <w:rStyle w:val="Hyperlink0"/>
                    </w:rPr>
                    <w:t>{{PIATTAFORMA}}</w:t>
                  </w:r>
                </w:p>
                <w:p w14:paraId="189854ED" w14:textId="77777777" w:rsidR="00BE04FF" w:rsidRPr="00A728B4" w:rsidRDefault="00000000">
                  <w:pPr>
                    <w:pStyle w:val="BodyText"/>
                    <w:spacing w:before="134"/>
                    <w:ind w:left="898"/>
                    <w:rPr>
                      <w:shd w:val="clear" w:color="auto" w:fill="FDF9D7"/>
                      <w:lang w:val="en-US"/>
                    </w:rPr>
                  </w:pPr>
                  <w:r w:rsidRPr="00A728B4">
                    <w:rPr>
                      <w:shd w:val="clear" w:color="auto" w:fill="FDF9D7"/>
                      <w:lang w:val="en-US"/>
                    </w:rPr>
                    <w:t xml:space="preserve">ID </w:t>
                  </w:r>
                  <w:proofErr w:type="spellStart"/>
                  <w:r w:rsidRPr="00A728B4">
                    <w:rPr>
                      <w:shd w:val="clear" w:color="auto" w:fill="FDF9D7"/>
                      <w:lang w:val="en-US"/>
                    </w:rPr>
                    <w:t>riunione</w:t>
                  </w:r>
                  <w:proofErr w:type="spellEnd"/>
                  <w:r w:rsidRPr="00A728B4">
                    <w:rPr>
                      <w:shd w:val="clear" w:color="auto" w:fill="FDF9D7"/>
                      <w:lang w:val="en-US"/>
                    </w:rPr>
                    <w:t>: {{ZOOM_MEETING_ID}}</w:t>
                  </w:r>
                </w:p>
                <w:p w14:paraId="26FED93F" w14:textId="25C8F1CE" w:rsidR="00BE04FF" w:rsidRDefault="00000000">
                  <w:pPr>
                    <w:pStyle w:val="BodyText"/>
                    <w:spacing w:before="134"/>
                    <w:ind w:left="898"/>
                  </w:pPr>
                  <w:proofErr w:type="spellStart"/>
                  <w:r>
                    <w:rPr>
                      <w:shd w:val="clear" w:color="auto" w:fill="FDF9D7"/>
                    </w:rPr>
                    <w:t>Passcode</w:t>
                  </w:r>
                  <w:proofErr w:type="spellEnd"/>
                  <w:r>
                    <w:rPr>
                      <w:shd w:val="clear" w:color="auto" w:fill="FDF9D7"/>
                    </w:rPr>
                    <w:t xml:space="preserve">: </w:t>
                  </w:r>
                  <w:r w:rsidR="00A728B4" w:rsidRPr="00A728B4">
                    <w:rPr>
                      <w:shd w:val="clear" w:color="auto" w:fill="FDF9D7"/>
                      <w:lang w:val="en-US"/>
                    </w:rPr>
                    <w:t>{{PASSCODE}}</w:t>
                  </w:r>
                </w:p>
              </w:txbxContent>
            </v:textbox>
            <w10:wrap type="topAndBottom" anchorx="page"/>
          </v:shape>
        </w:pict>
      </w:r>
      <w:r>
        <w:t xml:space="preserve">DATI </w:t>
      </w:r>
      <w:r>
        <w:rPr>
          <w:lang w:val="es-ES_tradnl"/>
        </w:rPr>
        <w:t>IDENTIFICATIVI</w:t>
      </w:r>
    </w:p>
    <w:p w14:paraId="158C1B96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3B0AFD7E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2FABA6DD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672D28D3" w14:textId="77777777" w:rsidR="00BE04FF" w:rsidRDefault="00000000">
      <w:pPr>
        <w:pStyle w:val="ListParagraph"/>
        <w:numPr>
          <w:ilvl w:val="0"/>
          <w:numId w:val="3"/>
        </w:numPr>
        <w:spacing w:before="90" w:after="135"/>
      </w:pPr>
      <w:r>
        <w:rPr>
          <w:b/>
          <w:bCs/>
        </w:rPr>
        <w:t>Strumenti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modalità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di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gestione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del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servizio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modalità e-learning</w:t>
      </w:r>
      <w:r>
        <w:rPr>
          <w:sz w:val="20"/>
          <w:szCs w:val="20"/>
        </w:rPr>
      </w:r>
      <w:r>
        <w:rPr>
          <w:sz w:val="20"/>
          <w:szCs w:val="20"/>
        </w:rPr>
        <w:pict w14:anchorId="02B826C3">
          <v:shape id="_x0000_s1030" type="#_x0000_t202" style="width:714pt;height:20.6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>
              <w:txbxContent>
                <w:p w14:paraId="6AEA26FE" w14:textId="3340DF34" w:rsidR="00BE04FF" w:rsidRDefault="00000000">
                  <w:pPr>
                    <w:pStyle w:val="BodyText"/>
                    <w:spacing w:line="268" w:lineRule="exact"/>
                    <w:ind w:left="898"/>
                  </w:pPr>
                  <w:r>
                    <w:t xml:space="preserve">Piattaforma </w:t>
                  </w:r>
                  <w:r w:rsidR="00A728B4" w:rsidRPr="00A728B4">
                    <w:rPr>
                      <w:lang w:val="en-US"/>
                    </w:rPr>
                    <w:t>{{PIATTAFORMA}}</w:t>
                  </w:r>
                </w:p>
              </w:txbxContent>
            </v:textbox>
          </v:shape>
        </w:pict>
      </w:r>
    </w:p>
    <w:p w14:paraId="4A841DDD" w14:textId="77777777" w:rsidR="00BE04FF" w:rsidRDefault="00BE04FF">
      <w:pPr>
        <w:pStyle w:val="BodyText"/>
        <w:spacing w:before="4" w:after="1"/>
        <w:rPr>
          <w:b/>
          <w:bCs/>
          <w:sz w:val="11"/>
          <w:szCs w:val="11"/>
        </w:rPr>
      </w:pPr>
    </w:p>
    <w:p w14:paraId="497A80C0" w14:textId="77777777" w:rsidR="00BE04FF" w:rsidRDefault="00000000">
      <w:pPr>
        <w:pStyle w:val="Heading2"/>
        <w:numPr>
          <w:ilvl w:val="0"/>
          <w:numId w:val="4"/>
        </w:numPr>
        <w:spacing w:before="93"/>
      </w:pPr>
      <w:r>
        <w:t xml:space="preserve">Moduli realizzati in modalità </w:t>
      </w:r>
      <w:r w:rsidRPr="00A728B4">
        <w:rPr>
          <w:rPrChange w:id="2" w:author="Andres Moles" w:date="2025-11-30T19:45:00Z" w16du:dateUtc="2025-11-30T18:45:00Z">
            <w:rPr>
              <w:lang w:val="en-US"/>
            </w:rPr>
          </w:rPrChange>
        </w:rPr>
        <w:t>e-learning</w:t>
      </w:r>
      <w:r>
        <w:rPr>
          <w:spacing w:val="-1"/>
        </w:rPr>
        <w:t xml:space="preserve"> </w:t>
      </w:r>
      <w:r>
        <w:t xml:space="preserve">e obiettivi di apprendimento rispetto alle </w:t>
      </w:r>
      <w:r w:rsidRPr="00A728B4">
        <w:rPr>
          <w:rPrChange w:id="3" w:author="Andres Moles" w:date="2025-11-30T19:45:00Z" w16du:dateUtc="2025-11-30T18:45:00Z">
            <w:rPr>
              <w:lang w:val="en-US"/>
            </w:rPr>
          </w:rPrChange>
        </w:rPr>
        <w:t>unit</w:t>
      </w:r>
      <w:r>
        <w:t>à formative del percorso</w:t>
      </w:r>
    </w:p>
    <w:p w14:paraId="7BAA1AF1" w14:textId="77777777" w:rsidR="00BE04FF" w:rsidRPr="00743605" w:rsidRDefault="00000000">
      <w:pPr>
        <w:pStyle w:val="Heading2"/>
        <w:tabs>
          <w:tab w:val="left" w:pos="823"/>
          <w:tab w:val="left" w:pos="824"/>
        </w:tabs>
        <w:spacing w:before="93"/>
        <w:ind w:left="0" w:firstLine="0"/>
        <w:rPr>
          <w:rFonts w:ascii="Menlo Regular" w:eastAsia="Arial Unicode MS" w:hAnsi="Menlo Regular" w:cs="Arial Unicode MS"/>
          <w:b w:val="0"/>
          <w:bCs w:val="0"/>
          <w:color w:val="3B3B3B"/>
          <w:sz w:val="24"/>
          <w:szCs w:val="24"/>
          <w:shd w:val="clear" w:color="auto" w:fill="FFFFFF"/>
        </w:rPr>
      </w:pPr>
      <w:r>
        <w:tab/>
      </w:r>
      <w:r w:rsidRPr="00743605">
        <w:rPr>
          <w:rFonts w:ascii="Menlo Regular" w:eastAsia="Arial Unicode MS" w:hAnsi="Menlo Regular" w:cs="Arial Unicode MS"/>
          <w:b w:val="0"/>
          <w:bCs w:val="0"/>
          <w:color w:val="3B3B3B"/>
          <w:sz w:val="24"/>
          <w:szCs w:val="24"/>
          <w:shd w:val="clear" w:color="auto" w:fill="FFFFFF"/>
          <w:rPrChange w:id="4" w:author="Andres Moles" w:date="2025-11-30T19:45:00Z" w16du:dateUtc="2025-11-30T18:45:00Z">
            <w:rPr>
              <w:lang w:val="en-US"/>
            </w:rPr>
          </w:rPrChange>
        </w:rPr>
        <w:t>{#LISTA_ARGOMENTI}</w:t>
      </w:r>
    </w:p>
    <w:p w14:paraId="47D87D8C" w14:textId="77777777" w:rsidR="00BE04FF" w:rsidRPr="00743605" w:rsidRDefault="00000000">
      <w:pPr>
        <w:pStyle w:val="Default"/>
        <w:suppressAutoHyphens/>
        <w:spacing w:before="0" w:line="240" w:lineRule="auto"/>
        <w:rPr>
          <w:rFonts w:ascii="Menlo Regular" w:hAnsi="Menlo Regular"/>
          <w:color w:val="3B3B3B"/>
          <w:shd w:val="clear" w:color="auto" w:fill="FFFFFF"/>
        </w:rPr>
      </w:pPr>
      <w:r w:rsidRPr="00743605">
        <w:rPr>
          <w:rFonts w:ascii="Menlo Regular" w:hAnsi="Menlo Regular"/>
          <w:color w:val="3B3B3B"/>
          <w:shd w:val="clear" w:color="auto" w:fill="FFFFFF"/>
        </w:rPr>
        <w:t xml:space="preserve">       - {{argomento}} (dal modulo: {{modulo}})</w:t>
      </w:r>
    </w:p>
    <w:p w14:paraId="57553036" w14:textId="77777777" w:rsidR="00BE04FF" w:rsidRPr="00A728B4" w:rsidRDefault="00000000">
      <w:pPr>
        <w:pStyle w:val="Default"/>
        <w:suppressAutoHyphens/>
        <w:spacing w:before="0" w:line="240" w:lineRule="auto"/>
        <w:rPr>
          <w:rFonts w:ascii="Menlo Regular" w:hAnsi="Menlo Regular"/>
          <w:color w:val="3B3B3B"/>
          <w:shd w:val="clear" w:color="auto" w:fill="FFFFFF"/>
          <w:lang w:val="en-US"/>
        </w:rPr>
      </w:pPr>
      <w:r w:rsidRPr="00743605">
        <w:rPr>
          <w:rFonts w:ascii="Menlo Regular" w:hAnsi="Menlo Regular"/>
          <w:color w:val="3B3B3B"/>
          <w:shd w:val="clear" w:color="auto" w:fill="FFFFFF"/>
        </w:rPr>
        <w:t xml:space="preserve">      </w:t>
      </w:r>
      <w:r>
        <w:rPr>
          <w:rFonts w:ascii="Menlo Regular" w:hAnsi="Menlo Regular"/>
          <w:color w:val="3B3B3B"/>
          <w:shd w:val="clear" w:color="auto" w:fill="FFFFFF"/>
          <w:lang w:val="en-US"/>
        </w:rPr>
        <w:t>{/LISTA_ARGOMENTI}</w:t>
      </w:r>
    </w:p>
    <w:p w14:paraId="7A2764FA" w14:textId="77777777" w:rsidR="00BE04FF" w:rsidRDefault="00BE04FF">
      <w:pPr>
        <w:pStyle w:val="Heading2"/>
        <w:tabs>
          <w:tab w:val="left" w:pos="823"/>
          <w:tab w:val="left" w:pos="824"/>
        </w:tabs>
        <w:spacing w:before="93"/>
        <w:ind w:left="0" w:firstLine="0"/>
      </w:pPr>
    </w:p>
    <w:p w14:paraId="5459B119" w14:textId="77777777" w:rsidR="00BE04FF" w:rsidRDefault="00000000">
      <w:pPr>
        <w:pStyle w:val="Heading2"/>
        <w:numPr>
          <w:ilvl w:val="0"/>
          <w:numId w:val="4"/>
        </w:numPr>
        <w:spacing w:before="182"/>
      </w:pPr>
      <w:r>
        <w:pict w14:anchorId="6DB3BD29">
          <v:shape id="_x0000_s1029" type="#_x0000_t202" style="position:absolute;left:0;text-align:left;margin-left:57pt;margin-top:29.6pt;width:714pt;height:29pt;z-index:251661312;visibility:visible;mso-wrap-distance-left:0;mso-wrap-distance-top:0;mso-wrap-distance-right:0;mso-wrap-distance-bottom:0;mso-position-horizontal:absolute;mso-position-horizontal-relative:page;mso-position-vertical:absolute;mso-position-vertical-relative:line" filled="f" strokeweight=".5pt">
            <v:textbox>
              <w:txbxContent>
                <w:p w14:paraId="3870BCD5" w14:textId="77777777" w:rsidR="00BE04FF" w:rsidRDefault="00000000">
                  <w:pPr>
                    <w:pStyle w:val="BodyText"/>
                    <w:spacing w:line="268" w:lineRule="exact"/>
                    <w:ind w:firstLine="720"/>
                  </w:pPr>
                  <w:r>
                    <w:t>Scritto</w:t>
                  </w:r>
                </w:p>
              </w:txbxContent>
            </v:textbox>
            <w10:wrap type="topAndBottom" anchorx="page"/>
          </v:shape>
        </w:pict>
      </w:r>
      <w:r>
        <w:t xml:space="preserve">Modalità di valutazione dell'apprendimento </w:t>
      </w:r>
      <w:r w:rsidRPr="00A728B4">
        <w:rPr>
          <w:rPrChange w:id="5" w:author="Andres Moles" w:date="2025-11-30T19:45:00Z" w16du:dateUtc="2025-11-30T18:45:00Z">
            <w:rPr>
              <w:lang w:val="es-ES_tradnl"/>
            </w:rPr>
          </w:rPrChange>
        </w:rPr>
        <w:t>durante</w:t>
      </w:r>
      <w:r>
        <w:t xml:space="preserve"> il percorso in modalità </w:t>
      </w:r>
      <w:r w:rsidRPr="00A728B4">
        <w:rPr>
          <w:rPrChange w:id="6" w:author="Andres Moles" w:date="2025-11-30T19:45:00Z" w16du:dateUtc="2025-11-30T18:45:00Z">
            <w:rPr>
              <w:lang w:val="en-US"/>
            </w:rPr>
          </w:rPrChange>
        </w:rPr>
        <w:t>e-learning,</w:t>
      </w:r>
    </w:p>
    <w:p w14:paraId="0FEBE3AD" w14:textId="77777777" w:rsidR="00BE04FF" w:rsidRDefault="00000000">
      <w:pPr>
        <w:pStyle w:val="BodyText"/>
        <w:spacing w:before="11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 xml:space="preserve"> </w:t>
      </w:r>
    </w:p>
    <w:p w14:paraId="678A2449" w14:textId="77777777" w:rsidR="00BE04FF" w:rsidRDefault="00BE04FF">
      <w:pPr>
        <w:pStyle w:val="ListParagraph"/>
        <w:tabs>
          <w:tab w:val="left" w:pos="473"/>
        </w:tabs>
        <w:ind w:left="0" w:firstLine="0"/>
        <w:rPr>
          <w:b/>
          <w:bCs/>
          <w:shd w:val="clear" w:color="auto" w:fill="FDF9D7"/>
        </w:rPr>
      </w:pPr>
    </w:p>
    <w:p w14:paraId="399EE674" w14:textId="77777777" w:rsidR="00BE04FF" w:rsidRPr="00743605" w:rsidRDefault="00000000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  <w:r w:rsidRPr="00743605"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  <w:t>5. Calendario delle lezioni e-learning, modalità utilizzata e docenti impegnati</w:t>
      </w:r>
    </w:p>
    <w:p w14:paraId="1FFBB321" w14:textId="77777777" w:rsidR="00BE04FF" w:rsidRPr="00743605" w:rsidRDefault="00BE04FF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2331"/>
        <w:gridCol w:w="2313"/>
        <w:gridCol w:w="2358"/>
        <w:gridCol w:w="2384"/>
        <w:gridCol w:w="2366"/>
      </w:tblGrid>
      <w:tr w:rsidR="00743605" w:rsidRPr="00743605" w14:paraId="01099E39" w14:textId="77777777" w:rsidTr="00743605">
        <w:tc>
          <w:tcPr>
            <w:tcW w:w="2418" w:type="dxa"/>
          </w:tcPr>
          <w:p w14:paraId="05BA7183" w14:textId="1BA07C56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DATA</w:t>
            </w:r>
          </w:p>
        </w:tc>
        <w:tc>
          <w:tcPr>
            <w:tcW w:w="2418" w:type="dxa"/>
          </w:tcPr>
          <w:p w14:paraId="5CA15421" w14:textId="4089AB4D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ORA INIZIO</w:t>
            </w:r>
          </w:p>
        </w:tc>
        <w:tc>
          <w:tcPr>
            <w:tcW w:w="2418" w:type="dxa"/>
          </w:tcPr>
          <w:p w14:paraId="34254FE7" w14:textId="5708E0C0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ORA FINE</w:t>
            </w:r>
          </w:p>
        </w:tc>
        <w:tc>
          <w:tcPr>
            <w:tcW w:w="2418" w:type="dxa"/>
          </w:tcPr>
          <w:p w14:paraId="16772990" w14:textId="2EA764F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MATERIA</w:t>
            </w:r>
          </w:p>
        </w:tc>
        <w:tc>
          <w:tcPr>
            <w:tcW w:w="2419" w:type="dxa"/>
          </w:tcPr>
          <w:p w14:paraId="74822837" w14:textId="47165758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DOCENTE</w:t>
            </w:r>
          </w:p>
        </w:tc>
        <w:tc>
          <w:tcPr>
            <w:tcW w:w="2419" w:type="dxa"/>
          </w:tcPr>
          <w:p w14:paraId="404DBAF2" w14:textId="77FA0EE9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NOTE</w:t>
            </w:r>
          </w:p>
        </w:tc>
      </w:tr>
      <w:tr w:rsidR="00743605" w:rsidRPr="00743605" w14:paraId="1044CEB1" w14:textId="77777777" w:rsidTr="00743605">
        <w:tc>
          <w:tcPr>
            <w:tcW w:w="2418" w:type="dxa"/>
          </w:tcPr>
          <w:p w14:paraId="6907AF0C" w14:textId="02DF4C33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{{#SESSIONI_FAD</w:t>
            </w:r>
            <w:proofErr w:type="gramStart"/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}}{</w:t>
            </w:r>
            <w:proofErr w:type="gramEnd"/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{DATA}}</w:t>
            </w:r>
          </w:p>
        </w:tc>
        <w:tc>
          <w:tcPr>
            <w:tcW w:w="2418" w:type="dxa"/>
          </w:tcPr>
          <w:p w14:paraId="66D33DFE" w14:textId="41249D86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{{ORA_INIZIO}}</w:t>
            </w:r>
          </w:p>
        </w:tc>
        <w:tc>
          <w:tcPr>
            <w:tcW w:w="2418" w:type="dxa"/>
          </w:tcPr>
          <w:p w14:paraId="50FE2E63" w14:textId="7DE4F3E6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{{ORA_FINE}}</w:t>
            </w:r>
          </w:p>
        </w:tc>
        <w:tc>
          <w:tcPr>
            <w:tcW w:w="2418" w:type="dxa"/>
          </w:tcPr>
          <w:p w14:paraId="42466222" w14:textId="76DE5BF1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{{NOME_CORSO}}</w:t>
            </w:r>
          </w:p>
        </w:tc>
        <w:tc>
          <w:tcPr>
            <w:tcW w:w="2419" w:type="dxa"/>
          </w:tcPr>
          <w:p w14:paraId="212F87D9" w14:textId="2BB2C13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{{NOME_DOCENTE}}</w:t>
            </w:r>
          </w:p>
        </w:tc>
        <w:tc>
          <w:tcPr>
            <w:tcW w:w="2419" w:type="dxa"/>
          </w:tcPr>
          <w:p w14:paraId="377B4CF9" w14:textId="6C386778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{{/SESSIONI_FAD}}</w:t>
            </w:r>
          </w:p>
        </w:tc>
      </w:tr>
    </w:tbl>
    <w:p w14:paraId="2A8530EC" w14:textId="77777777" w:rsidR="00743605" w:rsidRPr="00743605" w:rsidRDefault="00743605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2F398264" w14:textId="77777777" w:rsidR="00BE04FF" w:rsidRPr="00743605" w:rsidRDefault="00BE04FF">
      <w:pPr>
        <w:pStyle w:val="BodyText"/>
        <w:spacing w:before="10"/>
        <w:rPr>
          <w:rFonts w:eastAsia="Calibri" w:cs="Calibri"/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4C4C023B" w14:textId="77777777" w:rsidR="00BE04FF" w:rsidRDefault="00BE04FF">
      <w:pPr>
        <w:pStyle w:val="Body"/>
        <w:sectPr w:rsidR="00BE04FF">
          <w:headerReference w:type="default" r:id="rId7"/>
          <w:footerReference w:type="default" r:id="rId8"/>
          <w:pgSz w:w="16840" w:h="11920" w:orient="landscape"/>
          <w:pgMar w:top="1100" w:right="1300" w:bottom="1200" w:left="1020" w:header="0" w:footer="1000" w:gutter="0"/>
          <w:cols w:space="720"/>
        </w:sectPr>
      </w:pPr>
    </w:p>
    <w:p w14:paraId="1AFE6B5A" w14:textId="77777777" w:rsidR="00BE04FF" w:rsidRDefault="00BE04FF">
      <w:pPr>
        <w:pStyle w:val="BodyText"/>
        <w:spacing w:before="6"/>
        <w:rPr>
          <w:b/>
          <w:bCs/>
          <w:sz w:val="20"/>
          <w:szCs w:val="20"/>
        </w:rPr>
      </w:pPr>
    </w:p>
    <w:p w14:paraId="2D690DF9" w14:textId="77777777" w:rsidR="00BE04FF" w:rsidRDefault="00000000">
      <w:pPr>
        <w:pStyle w:val="Heading2"/>
        <w:numPr>
          <w:ilvl w:val="0"/>
          <w:numId w:val="5"/>
        </w:numPr>
        <w:rPr>
          <w:lang w:val="de-DE"/>
        </w:rPr>
      </w:pPr>
      <w:r>
        <w:rPr>
          <w:shd w:val="clear" w:color="auto" w:fill="FDF9D7"/>
          <w:lang w:val="de-DE"/>
        </w:rPr>
        <w:t>ELENCO</w:t>
      </w:r>
      <w:r>
        <w:rPr>
          <w:shd w:val="clear" w:color="auto" w:fill="FDF9D7"/>
        </w:rPr>
        <w:t xml:space="preserve"> </w:t>
      </w:r>
      <w:r>
        <w:rPr>
          <w:shd w:val="clear" w:color="auto" w:fill="FDF9D7"/>
          <w:lang w:val="de-DE"/>
        </w:rPr>
        <w:t>PARTECIPANTI</w:t>
      </w:r>
    </w:p>
    <w:p w14:paraId="3249DEBA" w14:textId="77777777" w:rsidR="00BE04FF" w:rsidRDefault="00BE04FF">
      <w:pPr>
        <w:pStyle w:val="BodyText"/>
        <w:spacing w:before="10"/>
        <w:rPr>
          <w:b/>
          <w:bCs/>
          <w:sz w:val="14"/>
          <w:szCs w:val="14"/>
        </w:rPr>
      </w:pPr>
    </w:p>
    <w:tbl>
      <w:tblPr>
        <w:tblW w:w="14280" w:type="dxa"/>
        <w:tblInd w:w="2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2"/>
        <w:gridCol w:w="7398"/>
        <w:gridCol w:w="4760"/>
      </w:tblGrid>
      <w:tr w:rsidR="00BE04FF" w14:paraId="36681255" w14:textId="77777777">
        <w:trPr>
          <w:trHeight w:val="68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2542B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2993E438" w14:textId="77777777" w:rsidR="00BE04FF" w:rsidRDefault="00000000">
            <w:pPr>
              <w:pStyle w:val="TableParagraph"/>
              <w:ind w:left="960"/>
            </w:pPr>
            <w:r>
              <w:rPr>
                <w:b/>
                <w:bCs/>
              </w:rPr>
              <w:t>N.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6EFB8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0447223D" w14:textId="77777777" w:rsidR="00BE04FF" w:rsidRDefault="00000000">
            <w:pPr>
              <w:pStyle w:val="TableParagraph"/>
              <w:ind w:left="3045" w:right="3032"/>
              <w:jc w:val="center"/>
            </w:pPr>
            <w:r>
              <w:rPr>
                <w:b/>
                <w:bCs/>
              </w:rPr>
              <w:t>NOMINATIVO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94112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7042313E" w14:textId="77777777" w:rsidR="00BE04FF" w:rsidRDefault="00000000">
            <w:pPr>
              <w:pStyle w:val="TableParagraph"/>
              <w:ind w:left="2033" w:right="2024"/>
              <w:jc w:val="center"/>
            </w:pPr>
            <w:r>
              <w:rPr>
                <w:b/>
                <w:bCs/>
              </w:rPr>
              <w:t>E-MAIL</w:t>
            </w:r>
          </w:p>
        </w:tc>
      </w:tr>
      <w:tr w:rsidR="00BE04FF" w14:paraId="572B412F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19415A1" w14:textId="77777777" w:rsidR="00BE04FF" w:rsidRDefault="00000000">
            <w:pPr>
              <w:pStyle w:val="TableParagraph"/>
              <w:spacing w:before="148"/>
              <w:ind w:left="1008"/>
            </w:pPr>
            <w:r>
              <w:t>1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E97A8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{{PARTECIPANTE 1}}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CDD85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 xml:space="preserve">{{PARTECIPANTE 1 </w:t>
            </w:r>
            <w:proofErr w:type="gramStart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EMAIL</w:t>
            </w:r>
            <w:proofErr w:type="gramEnd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}}</w:t>
            </w:r>
          </w:p>
        </w:tc>
      </w:tr>
      <w:tr w:rsidR="00BE04FF" w14:paraId="301FABE2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31708A4E" w14:textId="77777777" w:rsidR="00BE04FF" w:rsidRDefault="00000000">
            <w:pPr>
              <w:pStyle w:val="TableParagraph"/>
              <w:spacing w:before="148"/>
              <w:ind w:left="1008"/>
            </w:pPr>
            <w:r>
              <w:t>2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6B132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{{PARTECIPANTE 2}}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8A35A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 xml:space="preserve">{{PARTECIPANTE 2 </w:t>
            </w:r>
            <w:proofErr w:type="gramStart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EMAIL</w:t>
            </w:r>
            <w:proofErr w:type="gramEnd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}}</w:t>
            </w:r>
          </w:p>
        </w:tc>
      </w:tr>
      <w:tr w:rsidR="00BE04FF" w14:paraId="661DB2FD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4A11BE10" w14:textId="77777777" w:rsidR="00BE04FF" w:rsidRDefault="00000000">
            <w:pPr>
              <w:pStyle w:val="TableParagraph"/>
              <w:spacing w:before="150"/>
              <w:ind w:left="1008"/>
            </w:pPr>
            <w:r>
              <w:t>3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55829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{{PARTECIPANTE 3}}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3E966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 xml:space="preserve">{{PARTECIPANTE 3 </w:t>
            </w:r>
            <w:proofErr w:type="gramStart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EMAIL</w:t>
            </w:r>
            <w:proofErr w:type="gramEnd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}}</w:t>
            </w:r>
          </w:p>
        </w:tc>
      </w:tr>
      <w:tr w:rsidR="00BE04FF" w14:paraId="27E6EBC8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1C6871F3" w14:textId="77777777" w:rsidR="00BE04FF" w:rsidRDefault="00000000">
            <w:pPr>
              <w:pStyle w:val="TableParagraph"/>
              <w:spacing w:before="148"/>
              <w:ind w:left="1008"/>
            </w:pPr>
            <w:r>
              <w:t>4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8292D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{{PARTECIPANTE 4}}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0A27F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 xml:space="preserve">{{PARTECIPANTE 4 </w:t>
            </w:r>
            <w:proofErr w:type="gramStart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EMAIL</w:t>
            </w:r>
            <w:proofErr w:type="gramEnd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}}</w:t>
            </w:r>
          </w:p>
        </w:tc>
      </w:tr>
      <w:tr w:rsidR="00BE04FF" w14:paraId="7DBA697E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60F0250E" w14:textId="77777777" w:rsidR="00BE04FF" w:rsidRDefault="00000000">
            <w:pPr>
              <w:pStyle w:val="TableParagraph"/>
              <w:spacing w:before="148"/>
              <w:ind w:left="1008"/>
            </w:pPr>
            <w:r>
              <w:t>5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A7C46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{{PARTECIPANTE 5}}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E82BD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 xml:space="preserve">{{PARTECIPANTE 5 </w:t>
            </w:r>
            <w:proofErr w:type="gramStart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EMAIL</w:t>
            </w:r>
            <w:proofErr w:type="gramEnd"/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}}</w:t>
            </w:r>
          </w:p>
        </w:tc>
      </w:tr>
      <w:tr w:rsidR="00BE04FF" w14:paraId="3A70D79C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736E08FF" w14:textId="77777777" w:rsidR="00BE04FF" w:rsidRDefault="00000000">
            <w:pPr>
              <w:pStyle w:val="TableParagraph"/>
              <w:spacing w:before="148"/>
              <w:ind w:left="1008"/>
            </w:pPr>
            <w:r>
              <w:t>6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C1326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78406" w14:textId="77777777" w:rsidR="00BE04FF" w:rsidRDefault="00BE04FF"/>
        </w:tc>
      </w:tr>
      <w:tr w:rsidR="00BE04FF" w14:paraId="7654E620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160C5810" w14:textId="77777777" w:rsidR="00BE04FF" w:rsidRDefault="00000000">
            <w:pPr>
              <w:pStyle w:val="TableParagraph"/>
              <w:spacing w:before="148"/>
              <w:ind w:left="1008"/>
            </w:pPr>
            <w:r>
              <w:t>7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B0FDD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C7803" w14:textId="77777777" w:rsidR="00BE04FF" w:rsidRDefault="00BE04FF"/>
        </w:tc>
      </w:tr>
      <w:tr w:rsidR="00BE04FF" w14:paraId="0F1940B1" w14:textId="77777777">
        <w:trPr>
          <w:trHeight w:val="40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320D4E11" w14:textId="77777777" w:rsidR="00BE04FF" w:rsidRDefault="00000000">
            <w:pPr>
              <w:pStyle w:val="TableParagraph"/>
              <w:spacing w:before="150"/>
              <w:ind w:left="1008"/>
            </w:pPr>
            <w:r>
              <w:t>8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8A024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4673D" w14:textId="77777777" w:rsidR="00BE04FF" w:rsidRDefault="00BE04FF"/>
        </w:tc>
      </w:tr>
      <w:tr w:rsidR="00BE04FF" w14:paraId="5F4D6B2D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6D37C40" w14:textId="77777777" w:rsidR="00BE04FF" w:rsidRDefault="00000000">
            <w:pPr>
              <w:pStyle w:val="TableParagraph"/>
              <w:spacing w:before="148"/>
              <w:ind w:left="1008"/>
            </w:pPr>
            <w:r>
              <w:t>9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274B3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3BB84" w14:textId="77777777" w:rsidR="00BE04FF" w:rsidRDefault="00BE04FF"/>
        </w:tc>
      </w:tr>
      <w:tr w:rsidR="00BE04FF" w14:paraId="2B62DE32" w14:textId="77777777">
        <w:trPr>
          <w:trHeight w:val="40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30" w:type="dxa"/>
              <w:bottom w:w="80" w:type="dxa"/>
              <w:right w:w="80" w:type="dxa"/>
            </w:tcMar>
          </w:tcPr>
          <w:p w14:paraId="38158E57" w14:textId="77777777" w:rsidR="00BE04FF" w:rsidRDefault="00000000">
            <w:pPr>
              <w:pStyle w:val="TableParagraph"/>
              <w:spacing w:before="151"/>
              <w:ind w:left="950"/>
            </w:pPr>
            <w:r>
              <w:t>10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27626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61C7" w14:textId="77777777" w:rsidR="00BE04FF" w:rsidRDefault="00BE04FF"/>
        </w:tc>
      </w:tr>
    </w:tbl>
    <w:p w14:paraId="0AF2E1E9" w14:textId="77777777" w:rsidR="00BE04FF" w:rsidRDefault="00BE04FF">
      <w:pPr>
        <w:pStyle w:val="BodyText"/>
        <w:spacing w:before="10"/>
        <w:ind w:left="122" w:hanging="122"/>
        <w:rPr>
          <w:b/>
          <w:bCs/>
          <w:sz w:val="14"/>
          <w:szCs w:val="14"/>
        </w:rPr>
      </w:pPr>
    </w:p>
    <w:p w14:paraId="22D14E89" w14:textId="77777777" w:rsidR="00BE04FF" w:rsidRDefault="00BE04FF">
      <w:pPr>
        <w:pStyle w:val="BodyText"/>
        <w:rPr>
          <w:b/>
          <w:bCs/>
          <w:sz w:val="20"/>
          <w:szCs w:val="20"/>
        </w:rPr>
      </w:pPr>
    </w:p>
    <w:p w14:paraId="52BE9BA9" w14:textId="77777777" w:rsidR="00BE04FF" w:rsidRDefault="00BE04FF">
      <w:pPr>
        <w:pStyle w:val="BodyText"/>
        <w:spacing w:before="8"/>
        <w:rPr>
          <w:b/>
          <w:bCs/>
          <w:sz w:val="16"/>
          <w:szCs w:val="16"/>
        </w:rPr>
      </w:pPr>
    </w:p>
    <w:p w14:paraId="75667D94" w14:textId="77777777" w:rsidR="00BE04FF" w:rsidRDefault="00000000">
      <w:pPr>
        <w:pStyle w:val="Body"/>
        <w:ind w:left="8934"/>
        <w:rPr>
          <w:b/>
          <w:bCs/>
        </w:rPr>
      </w:pPr>
      <w:r>
        <w:rPr>
          <w:b/>
          <w:bCs/>
          <w:lang w:val="da-DK"/>
        </w:rPr>
        <w:t>IL</w:t>
      </w:r>
      <w:r>
        <w:rPr>
          <w:b/>
          <w:bCs/>
        </w:rPr>
        <w:t xml:space="preserve"> DIRETTORE DEL CORSO</w:t>
      </w:r>
    </w:p>
    <w:p w14:paraId="77EC9923" w14:textId="77777777" w:rsidR="00BE04FF" w:rsidRDefault="00000000">
      <w:pPr>
        <w:pStyle w:val="Heading2"/>
        <w:spacing w:before="183"/>
        <w:ind w:left="8934" w:firstLine="0"/>
      </w:pPr>
      <w:r>
        <w:lastRenderedPageBreak/>
        <w:t>……………………………………..</w:t>
      </w:r>
    </w:p>
    <w:sectPr w:rsidR="00BE04FF">
      <w:headerReference w:type="default" r:id="rId9"/>
      <w:pgSz w:w="16840" w:h="11920" w:orient="landscape"/>
      <w:pgMar w:top="1100" w:right="1300" w:bottom="1200" w:left="102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0711" w14:textId="77777777" w:rsidR="00BF082D" w:rsidRDefault="00BF082D">
      <w:r>
        <w:separator/>
      </w:r>
    </w:p>
  </w:endnote>
  <w:endnote w:type="continuationSeparator" w:id="0">
    <w:p w14:paraId="45AFBD0A" w14:textId="77777777" w:rsidR="00BF082D" w:rsidRDefault="00BF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9EDA" w14:textId="77777777" w:rsidR="00BE04FF" w:rsidRDefault="00BE04FF">
    <w:pPr>
      <w:pStyle w:val="BodyText"/>
      <w:spacing w:line="2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37BCD" w14:textId="77777777" w:rsidR="00BF082D" w:rsidRDefault="00BF082D">
      <w:r>
        <w:separator/>
      </w:r>
    </w:p>
  </w:footnote>
  <w:footnote w:type="continuationSeparator" w:id="0">
    <w:p w14:paraId="615E9432" w14:textId="77777777" w:rsidR="00BF082D" w:rsidRDefault="00BF0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E8AE" w14:textId="77777777" w:rsidR="00BE04FF" w:rsidRDefault="00000000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39C9C4BF" wp14:editId="0C8DACEE">
              <wp:simplePos x="0" y="0"/>
              <wp:positionH relativeFrom="page">
                <wp:posOffset>5182235</wp:posOffset>
              </wp:positionH>
              <wp:positionV relativeFrom="page">
                <wp:posOffset>6785610</wp:posOffset>
              </wp:positionV>
              <wp:extent cx="147320" cy="165734"/>
              <wp:effectExtent l="0" t="0" r="0" b="0"/>
              <wp:wrapNone/>
              <wp:docPr id="1073741826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9776B04" w14:textId="77777777" w:rsidR="00BE04FF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9C4BF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Text Box 1" style="position:absolute;margin-left:408.05pt;margin-top:534.3pt;width:11.6pt;height:13.05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" filled="f" stroked="f" strokeweight="1pt">
              <v:stroke miterlimit="4"/>
              <v:textbox inset="0,0,0,0">
                <w:txbxContent>
                  <w:p w14:paraId="19776B04" w14:textId="77777777" w:rsidR="00BE04FF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322FDC43" wp14:editId="7121B9D9">
          <wp:extent cx="9220200" cy="637162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20200" cy="6371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C95B" w14:textId="77777777" w:rsidR="00BE04FF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5E3ACEC" wp14:editId="7A6DB392">
              <wp:simplePos x="0" y="0"/>
              <wp:positionH relativeFrom="page">
                <wp:posOffset>5182234</wp:posOffset>
              </wp:positionH>
              <wp:positionV relativeFrom="page">
                <wp:posOffset>6785609</wp:posOffset>
              </wp:positionV>
              <wp:extent cx="147320" cy="165734"/>
              <wp:effectExtent l="0" t="0" r="0" b="0"/>
              <wp:wrapNone/>
              <wp:docPr id="1073741831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8707FB7" w14:textId="77777777" w:rsidR="00BE04FF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3ACE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Text Box 1" style="position:absolute;margin-left:408.05pt;margin-top:534.3pt;width:11.6pt;height:13.05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" filled="f" stroked="f" strokeweight="1pt">
              <v:stroke miterlimit="4"/>
              <v:textbox inset="0,0,0,0">
                <w:txbxContent>
                  <w:p w14:paraId="68707FB7" w14:textId="77777777" w:rsidR="00BE04FF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F0CDF"/>
    <w:multiLevelType w:val="hybridMultilevel"/>
    <w:tmpl w:val="DA12678E"/>
    <w:styleLink w:val="ImportedStyle1"/>
    <w:lvl w:ilvl="0" w:tplc="308CF340">
      <w:start w:val="1"/>
      <w:numFmt w:val="decimal"/>
      <w:lvlText w:val="%1."/>
      <w:lvlJc w:val="left"/>
      <w:pPr>
        <w:tabs>
          <w:tab w:val="left" w:pos="473"/>
        </w:tabs>
        <w:ind w:left="472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6C3D1C">
      <w:start w:val="1"/>
      <w:numFmt w:val="decimal"/>
      <w:lvlText w:val="%2."/>
      <w:lvlJc w:val="left"/>
      <w:pPr>
        <w:tabs>
          <w:tab w:val="left" w:pos="473"/>
        </w:tabs>
        <w:ind w:left="108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844F02">
      <w:start w:val="1"/>
      <w:numFmt w:val="decimal"/>
      <w:lvlText w:val="%3."/>
      <w:lvlJc w:val="left"/>
      <w:pPr>
        <w:tabs>
          <w:tab w:val="left" w:pos="473"/>
        </w:tabs>
        <w:ind w:left="180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F8562A">
      <w:start w:val="1"/>
      <w:numFmt w:val="decimal"/>
      <w:lvlText w:val="%4."/>
      <w:lvlJc w:val="left"/>
      <w:pPr>
        <w:tabs>
          <w:tab w:val="left" w:pos="473"/>
        </w:tabs>
        <w:ind w:left="252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08D588">
      <w:start w:val="1"/>
      <w:numFmt w:val="decimal"/>
      <w:lvlText w:val="%5."/>
      <w:lvlJc w:val="left"/>
      <w:pPr>
        <w:tabs>
          <w:tab w:val="left" w:pos="473"/>
        </w:tabs>
        <w:ind w:left="324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6C8CEC">
      <w:start w:val="1"/>
      <w:numFmt w:val="decimal"/>
      <w:lvlText w:val="%6."/>
      <w:lvlJc w:val="left"/>
      <w:pPr>
        <w:tabs>
          <w:tab w:val="left" w:pos="473"/>
        </w:tabs>
        <w:ind w:left="396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A8992C">
      <w:start w:val="1"/>
      <w:numFmt w:val="decimal"/>
      <w:lvlText w:val="%7."/>
      <w:lvlJc w:val="left"/>
      <w:pPr>
        <w:tabs>
          <w:tab w:val="left" w:pos="473"/>
        </w:tabs>
        <w:ind w:left="468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F61EF2">
      <w:start w:val="1"/>
      <w:numFmt w:val="decimal"/>
      <w:lvlText w:val="%8."/>
      <w:lvlJc w:val="left"/>
      <w:pPr>
        <w:tabs>
          <w:tab w:val="left" w:pos="473"/>
        </w:tabs>
        <w:ind w:left="540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A887192">
      <w:start w:val="1"/>
      <w:numFmt w:val="decimal"/>
      <w:lvlText w:val="%9."/>
      <w:lvlJc w:val="left"/>
      <w:pPr>
        <w:tabs>
          <w:tab w:val="left" w:pos="473"/>
        </w:tabs>
        <w:ind w:left="612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67124A0"/>
    <w:multiLevelType w:val="hybridMultilevel"/>
    <w:tmpl w:val="DA12678E"/>
    <w:numStyleLink w:val="ImportedStyle1"/>
  </w:abstractNum>
  <w:num w:numId="1" w16cid:durableId="411239207">
    <w:abstractNumId w:val="0"/>
  </w:num>
  <w:num w:numId="2" w16cid:durableId="689644810">
    <w:abstractNumId w:val="1"/>
  </w:num>
  <w:num w:numId="3" w16cid:durableId="2128229661">
    <w:abstractNumId w:val="1"/>
    <w:lvlOverride w:ilvl="0">
      <w:lvl w:ilvl="0" w:tplc="A128FF0C">
        <w:start w:val="1"/>
        <w:numFmt w:val="decimal"/>
        <w:lvlText w:val="%1."/>
        <w:lvlJc w:val="left"/>
        <w:pPr>
          <w:tabs>
            <w:tab w:val="left" w:pos="774"/>
          </w:tabs>
          <w:ind w:left="63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6C6FDA">
        <w:start w:val="1"/>
        <w:numFmt w:val="decimal"/>
        <w:lvlText w:val="%2."/>
        <w:lvlJc w:val="left"/>
        <w:pPr>
          <w:tabs>
            <w:tab w:val="left" w:pos="773"/>
            <w:tab w:val="left" w:pos="774"/>
          </w:tabs>
          <w:ind w:left="135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4F2FE9C">
        <w:start w:val="1"/>
        <w:numFmt w:val="decimal"/>
        <w:lvlText w:val="%3."/>
        <w:lvlJc w:val="left"/>
        <w:pPr>
          <w:tabs>
            <w:tab w:val="left" w:pos="773"/>
            <w:tab w:val="left" w:pos="774"/>
          </w:tabs>
          <w:ind w:left="207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4A1AB4">
        <w:start w:val="1"/>
        <w:numFmt w:val="decimal"/>
        <w:lvlText w:val="%4."/>
        <w:lvlJc w:val="left"/>
        <w:pPr>
          <w:tabs>
            <w:tab w:val="left" w:pos="773"/>
            <w:tab w:val="left" w:pos="774"/>
          </w:tabs>
          <w:ind w:left="279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F24C502">
        <w:start w:val="1"/>
        <w:numFmt w:val="decimal"/>
        <w:lvlText w:val="%5."/>
        <w:lvlJc w:val="left"/>
        <w:pPr>
          <w:tabs>
            <w:tab w:val="left" w:pos="773"/>
            <w:tab w:val="left" w:pos="774"/>
          </w:tabs>
          <w:ind w:left="351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986CDA2">
        <w:start w:val="1"/>
        <w:numFmt w:val="decimal"/>
        <w:lvlText w:val="%6."/>
        <w:lvlJc w:val="left"/>
        <w:pPr>
          <w:tabs>
            <w:tab w:val="left" w:pos="773"/>
            <w:tab w:val="left" w:pos="774"/>
          </w:tabs>
          <w:ind w:left="423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404C3A8">
        <w:start w:val="1"/>
        <w:numFmt w:val="decimal"/>
        <w:lvlText w:val="%7."/>
        <w:lvlJc w:val="left"/>
        <w:pPr>
          <w:tabs>
            <w:tab w:val="left" w:pos="773"/>
            <w:tab w:val="left" w:pos="774"/>
          </w:tabs>
          <w:ind w:left="495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8E4B356">
        <w:start w:val="1"/>
        <w:numFmt w:val="decimal"/>
        <w:lvlText w:val="%8."/>
        <w:lvlJc w:val="left"/>
        <w:pPr>
          <w:tabs>
            <w:tab w:val="left" w:pos="773"/>
            <w:tab w:val="left" w:pos="774"/>
          </w:tabs>
          <w:ind w:left="567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A248B2E">
        <w:start w:val="1"/>
        <w:numFmt w:val="decimal"/>
        <w:lvlText w:val="%9."/>
        <w:lvlJc w:val="left"/>
        <w:pPr>
          <w:tabs>
            <w:tab w:val="left" w:pos="773"/>
            <w:tab w:val="left" w:pos="774"/>
          </w:tabs>
          <w:ind w:left="639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454951919">
    <w:abstractNumId w:val="1"/>
    <w:lvlOverride w:ilvl="0">
      <w:lvl w:ilvl="0" w:tplc="A128FF0C">
        <w:start w:val="1"/>
        <w:numFmt w:val="decimal"/>
        <w:lvlText w:val="%1."/>
        <w:lvlJc w:val="left"/>
        <w:pPr>
          <w:tabs>
            <w:tab w:val="left" w:pos="824"/>
          </w:tabs>
          <w:ind w:left="823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6C6FDA">
        <w:start w:val="1"/>
        <w:numFmt w:val="decimal"/>
        <w:lvlText w:val="%2."/>
        <w:lvlJc w:val="left"/>
        <w:pPr>
          <w:tabs>
            <w:tab w:val="left" w:pos="823"/>
            <w:tab w:val="left" w:pos="824"/>
          </w:tabs>
          <w:ind w:left="143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4F2FE9C">
        <w:start w:val="1"/>
        <w:numFmt w:val="decimal"/>
        <w:lvlText w:val="%3."/>
        <w:lvlJc w:val="left"/>
        <w:pPr>
          <w:tabs>
            <w:tab w:val="left" w:pos="823"/>
            <w:tab w:val="left" w:pos="824"/>
          </w:tabs>
          <w:ind w:left="215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4A1AB4">
        <w:start w:val="1"/>
        <w:numFmt w:val="decimal"/>
        <w:lvlText w:val="%4."/>
        <w:lvlJc w:val="left"/>
        <w:pPr>
          <w:tabs>
            <w:tab w:val="left" w:pos="823"/>
            <w:tab w:val="left" w:pos="824"/>
          </w:tabs>
          <w:ind w:left="287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F24C502">
        <w:start w:val="1"/>
        <w:numFmt w:val="decimal"/>
        <w:lvlText w:val="%5."/>
        <w:lvlJc w:val="left"/>
        <w:pPr>
          <w:tabs>
            <w:tab w:val="left" w:pos="823"/>
            <w:tab w:val="left" w:pos="824"/>
          </w:tabs>
          <w:ind w:left="359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986CDA2">
        <w:start w:val="1"/>
        <w:numFmt w:val="decimal"/>
        <w:lvlText w:val="%6."/>
        <w:lvlJc w:val="left"/>
        <w:pPr>
          <w:tabs>
            <w:tab w:val="left" w:pos="823"/>
            <w:tab w:val="left" w:pos="824"/>
          </w:tabs>
          <w:ind w:left="431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404C3A8">
        <w:start w:val="1"/>
        <w:numFmt w:val="decimal"/>
        <w:lvlText w:val="%7."/>
        <w:lvlJc w:val="left"/>
        <w:pPr>
          <w:tabs>
            <w:tab w:val="left" w:pos="823"/>
            <w:tab w:val="left" w:pos="824"/>
          </w:tabs>
          <w:ind w:left="503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8E4B356">
        <w:start w:val="1"/>
        <w:numFmt w:val="decimal"/>
        <w:lvlText w:val="%8."/>
        <w:lvlJc w:val="left"/>
        <w:pPr>
          <w:tabs>
            <w:tab w:val="left" w:pos="823"/>
            <w:tab w:val="left" w:pos="824"/>
          </w:tabs>
          <w:ind w:left="575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A248B2E">
        <w:start w:val="1"/>
        <w:numFmt w:val="decimal"/>
        <w:lvlText w:val="%9."/>
        <w:lvlJc w:val="left"/>
        <w:pPr>
          <w:tabs>
            <w:tab w:val="left" w:pos="823"/>
            <w:tab w:val="left" w:pos="824"/>
          </w:tabs>
          <w:ind w:left="647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470245925">
    <w:abstractNumId w:val="1"/>
    <w:lvlOverride w:ilvl="0">
      <w:startOverride w:val="6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s Moles">
    <w15:presenceInfo w15:providerId="Windows Live" w15:userId="ff008dbe6a5b8d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4FF"/>
    <w:rsid w:val="001B7C89"/>
    <w:rsid w:val="002A7F8F"/>
    <w:rsid w:val="004D28FB"/>
    <w:rsid w:val="00743605"/>
    <w:rsid w:val="00834BC9"/>
    <w:rsid w:val="00A728B4"/>
    <w:rsid w:val="00BE04FF"/>
    <w:rsid w:val="00BF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4282D71"/>
  <w15:docId w15:val="{7466D7BD-DE6B-4E55-960D-4FB6A9B7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spacing w:before="56"/>
      <w:ind w:left="472" w:hanging="361"/>
      <w:outlineLvl w:val="1"/>
    </w:pPr>
    <w:rPr>
      <w:rFonts w:ascii="Calibri" w:eastAsia="Calibri" w:hAnsi="Calibri" w:cs="Calibri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986"/>
        <w:tab w:val="right" w:pos="99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BodyText">
    <w:name w:val="Body Text"/>
    <w:pPr>
      <w:widowControl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Heading">
    <w:name w:val="Heading"/>
    <w:pPr>
      <w:widowControl w:val="0"/>
      <w:ind w:right="111"/>
      <w:jc w:val="center"/>
      <w:outlineLvl w:val="0"/>
    </w:pPr>
    <w:rPr>
      <w:rFonts w:ascii="Calibri" w:hAnsi="Calibri"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FF"/>
      <w:u w:val="single" w:color="0000FF"/>
      <w:shd w:val="clear" w:color="auto" w:fill="FDF9D7"/>
    </w:rPr>
  </w:style>
  <w:style w:type="paragraph" w:styleId="ListParagraph">
    <w:name w:val="List Paragraph"/>
    <w:pPr>
      <w:widowControl w:val="0"/>
      <w:spacing w:before="56"/>
      <w:ind w:left="472" w:hanging="361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Paragraph">
    <w:name w:val="Table Paragraph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Revision">
    <w:name w:val="Revision"/>
    <w:hidden/>
    <w:uiPriority w:val="99"/>
    <w:semiHidden/>
    <w:rsid w:val="00A728B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743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Moles</dc:creator>
  <cp:lastModifiedBy>Andres Moles</cp:lastModifiedBy>
  <cp:revision>9</cp:revision>
  <dcterms:created xsi:type="dcterms:W3CDTF">2025-11-30T18:45:00Z</dcterms:created>
  <dcterms:modified xsi:type="dcterms:W3CDTF">2025-12-01T21:00:00Z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be1c5ebe-fdc4-40c8-8c5e-65291c3cad5b</vt:lpwstr>
  </property>
</Properties>
</file>