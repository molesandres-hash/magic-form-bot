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B322" w14:textId="77777777" w:rsidR="003A574C" w:rsidRDefault="00000000">
      <w:pPr>
        <w:pStyle w:val="Body"/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409AF944" w14:textId="77777777" w:rsidR="003A574C" w:rsidRDefault="00000000">
      <w:pPr>
        <w:pStyle w:val="Body"/>
        <w:spacing w:after="114" w:line="259" w:lineRule="auto"/>
        <w:ind w:left="13041" w:right="0" w:hanging="12899"/>
      </w:pPr>
      <w:bookmarkStart w:id="0" w:name="_Hlk162519474"/>
      <w:r w:rsidRPr="002D1CD8">
        <w:rPr>
          <w:b/>
          <w:bCs/>
          <w:rPrChange w:id="1" w:author="Andres Moles" w:date="2025-11-30T18:31:00Z" w16du:dateUtc="2025-11-30T17:31:00Z">
            <w:rPr>
              <w:b/>
              <w:bCs/>
              <w:lang w:val="en-US"/>
            </w:rPr>
          </w:rPrChange>
        </w:rPr>
        <w:t>MODELLO B)</w:t>
      </w:r>
      <w:bookmarkEnd w:id="0"/>
      <w:r>
        <w:rPr>
          <w:b/>
          <w:bCs/>
          <w:lang w:val="de-DE"/>
        </w:rPr>
        <w:t xml:space="preserve"> (1)            </w:t>
      </w:r>
    </w:p>
    <w:p w14:paraId="14597E59" w14:textId="77777777" w:rsidR="003A574C" w:rsidRDefault="0000000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69" w:line="259" w:lineRule="auto"/>
        <w:ind w:left="115" w:right="0" w:firstLine="0"/>
        <w:rPr>
          <w:b/>
          <w:bCs/>
        </w:rPr>
      </w:pPr>
      <w:r>
        <w:rPr>
          <w:b/>
          <w:bCs/>
          <w:lang w:val="de-DE"/>
        </w:rPr>
        <w:t xml:space="preserve">REGISTRO FORMATIVO E DELLE PRESENZE ONLINE  </w:t>
      </w:r>
    </w:p>
    <w:p w14:paraId="4850CB3D" w14:textId="77777777" w:rsidR="003A574C" w:rsidRDefault="003A574C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69" w:line="259" w:lineRule="auto"/>
        <w:ind w:left="115" w:right="0" w:firstLine="0"/>
      </w:pPr>
    </w:p>
    <w:p w14:paraId="5E91B1C2" w14:textId="77777777" w:rsidR="003A574C" w:rsidRDefault="00000000">
      <w:pPr>
        <w:pStyle w:val="Body"/>
        <w:spacing w:after="0" w:line="259" w:lineRule="auto"/>
        <w:ind w:left="0" w:right="0" w:firstLine="0"/>
      </w:pPr>
      <w:r>
        <w:rPr>
          <w:b/>
          <w:bCs/>
          <w:lang w:val="de-DE"/>
        </w:rPr>
        <w:t xml:space="preserve">SCHEDA GIORNO </w:t>
      </w:r>
    </w:p>
    <w:tbl>
      <w:tblPr>
        <w:tblW w:w="14280" w:type="dxa"/>
        <w:tblInd w:w="11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1386"/>
        <w:gridCol w:w="2779"/>
        <w:gridCol w:w="2749"/>
        <w:gridCol w:w="2520"/>
        <w:gridCol w:w="2487"/>
        <w:gridCol w:w="2359"/>
      </w:tblGrid>
      <w:tr w:rsidR="003A574C" w14:paraId="1A085C05" w14:textId="77777777">
        <w:trPr>
          <w:trHeight w:val="539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D4E13" w14:textId="77777777" w:rsidR="003A574C" w:rsidRDefault="00000000"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b/>
                <w:bCs/>
              </w:rPr>
              <w:t>GIORNO: {{giorno}}</w:t>
            </w:r>
          </w:p>
        </w:tc>
        <w:tc>
          <w:tcPr>
            <w:tcW w:w="2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8E647" w14:textId="77777777" w:rsidR="003A574C" w:rsidRDefault="00000000">
            <w:pPr>
              <w:pStyle w:val="Body"/>
              <w:tabs>
                <w:tab w:val="center" w:pos="1742"/>
              </w:tabs>
              <w:spacing w:after="0" w:line="259" w:lineRule="auto"/>
              <w:ind w:left="0" w:right="0" w:firstLine="0"/>
              <w:jc w:val="center"/>
            </w:pPr>
            <w:r>
              <w:rPr>
                <w:b/>
                <w:bCs/>
              </w:rPr>
              <w:t>MESE: {{mese}}</w:t>
            </w:r>
          </w:p>
        </w:tc>
        <w:tc>
          <w:tcPr>
            <w:tcW w:w="27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1" w:type="dxa"/>
              <w:bottom w:w="80" w:type="dxa"/>
              <w:right w:w="80" w:type="dxa"/>
            </w:tcMar>
            <w:vAlign w:val="center"/>
          </w:tcPr>
          <w:p w14:paraId="62F6EE2F" w14:textId="77777777" w:rsidR="003A574C" w:rsidRDefault="00000000">
            <w:pPr>
              <w:pStyle w:val="Body"/>
              <w:spacing w:after="0" w:line="259" w:lineRule="auto"/>
              <w:ind w:left="1" w:right="0" w:firstLine="0"/>
              <w:jc w:val="center"/>
            </w:pPr>
            <w:r>
              <w:rPr>
                <w:b/>
                <w:bCs/>
              </w:rPr>
              <w:t>ANNO: {{anno}}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C6A59" w14:textId="77777777" w:rsidR="003A574C" w:rsidRDefault="00000000">
            <w:pPr>
              <w:pStyle w:val="Body"/>
              <w:spacing w:after="0" w:line="259" w:lineRule="auto"/>
              <w:ind w:left="0" w:right="0" w:firstLine="0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2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8BA09" w14:textId="77777777" w:rsidR="003A574C" w:rsidRDefault="003A574C"/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5E613" w14:textId="77777777" w:rsidR="003A574C" w:rsidRDefault="00000000">
            <w:pPr>
              <w:pStyle w:val="Body"/>
              <w:spacing w:after="0" w:line="259" w:lineRule="auto"/>
              <w:ind w:left="0" w:right="0" w:firstLine="0"/>
            </w:pPr>
            <w:r>
              <w:rPr>
                <w:b/>
                <w:bCs/>
              </w:rPr>
              <w:t xml:space="preserve"> </w:t>
            </w:r>
          </w:p>
        </w:tc>
      </w:tr>
      <w:tr w:rsidR="003A574C" w14:paraId="0FE1FF01" w14:textId="77777777">
        <w:trPr>
          <w:trHeight w:val="498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EDB9F" w14:textId="77777777" w:rsidR="003A574C" w:rsidRDefault="00000000">
            <w:pPr>
              <w:pStyle w:val="Body"/>
              <w:spacing w:after="0" w:line="259" w:lineRule="auto"/>
              <w:ind w:left="0" w:right="0" w:firstLine="0"/>
            </w:pPr>
            <w:r>
              <w:rPr>
                <w:b/>
                <w:bCs/>
              </w:rPr>
              <w:t>Partecipante</w:t>
            </w:r>
            <w:r>
              <w:t xml:space="preserve"> 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30" w:type="dxa"/>
            </w:tcMar>
            <w:vAlign w:val="center"/>
          </w:tcPr>
          <w:p w14:paraId="2DFC3842" w14:textId="77777777" w:rsidR="003A574C" w:rsidRDefault="00000000">
            <w:pPr>
              <w:pStyle w:val="Body"/>
              <w:spacing w:after="0" w:line="259" w:lineRule="auto"/>
              <w:ind w:left="0" w:right="50" w:firstLine="0"/>
              <w:jc w:val="center"/>
            </w:pPr>
            <w:r>
              <w:rPr>
                <w:b/>
                <w:bCs/>
              </w:rPr>
              <w:t xml:space="preserve">Ora di connessione 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32" w:type="dxa"/>
            </w:tcMar>
            <w:vAlign w:val="center"/>
          </w:tcPr>
          <w:p w14:paraId="4006F91E" w14:textId="77777777" w:rsidR="003A574C" w:rsidRDefault="00000000">
            <w:pPr>
              <w:pStyle w:val="Body"/>
              <w:spacing w:after="0" w:line="259" w:lineRule="auto"/>
              <w:ind w:left="0" w:right="52" w:firstLine="0"/>
              <w:jc w:val="center"/>
            </w:pPr>
            <w:r>
              <w:rPr>
                <w:b/>
                <w:bCs/>
              </w:rPr>
              <w:t xml:space="preserve">Ora di disconnessione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FD621" w14:textId="77777777" w:rsidR="003A574C" w:rsidRDefault="00000000"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b/>
                <w:bCs/>
              </w:rPr>
              <w:t xml:space="preserve">Orario della lezione online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68ED9" w14:textId="77777777" w:rsidR="003A574C" w:rsidRDefault="00000000"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b/>
                <w:bCs/>
              </w:rPr>
              <w:t xml:space="preserve">Argomento della lezione online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30" w:type="dxa"/>
            </w:tcMar>
            <w:vAlign w:val="center"/>
          </w:tcPr>
          <w:p w14:paraId="7772F305" w14:textId="77777777" w:rsidR="003A574C" w:rsidRDefault="00000000">
            <w:pPr>
              <w:pStyle w:val="Body"/>
              <w:spacing w:after="0" w:line="259" w:lineRule="auto"/>
              <w:ind w:left="0" w:right="50" w:firstLine="0"/>
              <w:jc w:val="center"/>
            </w:pPr>
            <w:r>
              <w:rPr>
                <w:b/>
                <w:bCs/>
              </w:rPr>
              <w:t xml:space="preserve">Firma del docente </w:t>
            </w:r>
          </w:p>
        </w:tc>
      </w:tr>
      <w:tr w:rsidR="003A574C" w14:paraId="134F0677" w14:textId="77777777">
        <w:trPr>
          <w:trHeight w:val="958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31" w:type="dxa"/>
            </w:tcMar>
            <w:vAlign w:val="center"/>
          </w:tcPr>
          <w:p w14:paraId="6C008A53" w14:textId="77777777" w:rsidR="003A574C" w:rsidRDefault="00000000">
            <w:pPr>
              <w:pStyle w:val="Body"/>
              <w:spacing w:after="0" w:line="259" w:lineRule="auto"/>
              <w:ind w:left="0" w:right="51" w:firstLine="0"/>
              <w:jc w:val="center"/>
            </w:pPr>
            <w:r>
              <w:t xml:space="preserve">1 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77E7F" w14:textId="77777777" w:rsidR="003A574C" w:rsidRPr="002D1CD8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09:00:00  /</w:t>
            </w:r>
            <w:proofErr w:type="gramEnd"/>
            <w:r>
              <w:rPr>
                <w:b/>
                <w:bCs/>
              </w:rPr>
              <w:t xml:space="preserve">   14:00:00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1" w:type="dxa"/>
              <w:bottom w:w="80" w:type="dxa"/>
              <w:right w:w="80" w:type="dxa"/>
            </w:tcMar>
            <w:vAlign w:val="center"/>
          </w:tcPr>
          <w:p w14:paraId="5F4CC126" w14:textId="32882357" w:rsidR="003A574C" w:rsidRPr="002D1CD8" w:rsidRDefault="00000000" w:rsidP="002D1CD8">
            <w:pPr>
              <w:pStyle w:val="Body"/>
              <w:spacing w:after="0" w:line="259" w:lineRule="auto"/>
              <w:ind w:left="1" w:righ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ins w:id="2" w:author="Andres Moles" w:date="2025-11-30T18:32:00Z" w16du:dateUtc="2025-11-30T17:32:00Z">
              <w:r w:rsidR="002D1CD8">
                <w:rPr>
                  <w:b/>
                  <w:bCs/>
                </w:rPr>
                <w:t>3</w:t>
              </w:r>
            </w:ins>
            <w:del w:id="3" w:author="Andres Moles" w:date="2025-11-30T18:32:00Z" w16du:dateUtc="2025-11-30T17:32:00Z">
              <w:r w:rsidDel="002D1CD8">
                <w:rPr>
                  <w:b/>
                  <w:bCs/>
                </w:rPr>
                <w:delText>1</w:delText>
              </w:r>
            </w:del>
            <w:r>
              <w:rPr>
                <w:b/>
                <w:bCs/>
              </w:rPr>
              <w:t>:</w:t>
            </w:r>
            <w:ins w:id="4" w:author="Andres Moles" w:date="2025-11-30T18:32:00Z" w16du:dateUtc="2025-11-30T17:32:00Z">
              <w:r w:rsidR="002D1CD8">
                <w:rPr>
                  <w:b/>
                  <w:bCs/>
                </w:rPr>
                <w:t>0</w:t>
              </w:r>
            </w:ins>
            <w:del w:id="5" w:author="Andres Moles" w:date="2025-11-30T18:32:00Z" w16du:dateUtc="2025-11-30T17:32:00Z">
              <w:r w:rsidDel="002D1CD8">
                <w:rPr>
                  <w:b/>
                  <w:bCs/>
                </w:rPr>
                <w:delText>3</w:delText>
              </w:r>
            </w:del>
            <w:proofErr w:type="gramStart"/>
            <w:r>
              <w:rPr>
                <w:b/>
                <w:bCs/>
              </w:rPr>
              <w:t>0:00  /</w:t>
            </w:r>
            <w:proofErr w:type="gramEnd"/>
            <w:r>
              <w:rPr>
                <w:b/>
                <w:bCs/>
              </w:rPr>
              <w:t xml:space="preserve">  17:00:00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AC81E" w14:textId="77777777" w:rsidR="003A574C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ora_inizio</w:t>
            </w:r>
            <w:proofErr w:type="spellEnd"/>
            <w:r>
              <w:rPr>
                <w:b/>
                <w:bCs/>
              </w:rPr>
              <w:t xml:space="preserve">}} </w:t>
            </w:r>
          </w:p>
          <w:p w14:paraId="32FBDD4C" w14:textId="77777777" w:rsidR="003A574C" w:rsidRPr="002D1CD8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  <w:rPrChange w:id="6" w:author="Andres Moles" w:date="2025-11-30T18:32:00Z" w16du:dateUtc="2025-11-30T17:32:00Z">
                  <w:rPr>
                    <w:rFonts w:ascii="Helvetica" w:eastAsia="Helvetica" w:hAnsi="Helvetica" w:cs="Helvetica"/>
                    <w:color w:val="374151"/>
                    <w:sz w:val="21"/>
                    <w:szCs w:val="21"/>
                    <w:shd w:val="clear" w:color="auto" w:fill="FFFFFF"/>
                  </w:rPr>
                </w:rPrChange>
              </w:rPr>
              <w:pPrChange w:id="7" w:author="Andres Moles" w:date="2025-11-30T18:32:00Z" w16du:dateUtc="2025-11-30T17:32:00Z">
                <w:pPr>
                  <w:pStyle w:val="Default"/>
                  <w:tabs>
                    <w:tab w:val="left" w:pos="720"/>
                    <w:tab w:val="left" w:pos="1440"/>
                    <w:tab w:val="left" w:pos="2160"/>
                  </w:tabs>
                  <w:suppressAutoHyphens/>
                  <w:spacing w:before="0" w:line="240" w:lineRule="auto"/>
                </w:pPr>
              </w:pPrChange>
            </w:pPr>
            <w:r w:rsidRPr="002D1CD8">
              <w:rPr>
                <w:b/>
                <w:bCs/>
                <w:rPrChange w:id="8" w:author="Andres Moles" w:date="2025-11-30T18:32:00Z" w16du:dateUtc="2025-11-30T17:32:00Z">
                  <w:rPr>
                    <w:rFonts w:ascii="Monaco" w:hAnsi="Monaco"/>
                    <w:color w:val="3B3B3B"/>
                    <w:sz w:val="17"/>
                    <w:szCs w:val="17"/>
                    <w:shd w:val="clear" w:color="auto" w:fill="81838E"/>
                  </w:rPr>
                </w:rPrChange>
              </w:rPr>
              <w:t>{{</w:t>
            </w:r>
            <w:proofErr w:type="spellStart"/>
            <w:r w:rsidRPr="002D1CD8">
              <w:rPr>
                <w:b/>
                <w:bCs/>
                <w:rPrChange w:id="9" w:author="Andres Moles" w:date="2025-11-30T18:32:00Z" w16du:dateUtc="2025-11-30T17:32:00Z">
                  <w:rPr>
                    <w:rFonts w:ascii="Monaco" w:hAnsi="Monaco"/>
                    <w:color w:val="3B3B3B"/>
                    <w:sz w:val="17"/>
                    <w:szCs w:val="17"/>
                    <w:shd w:val="clear" w:color="auto" w:fill="81838E"/>
                  </w:rPr>
                </w:rPrChange>
              </w:rPr>
              <w:t>ora_fine</w:t>
            </w:r>
            <w:proofErr w:type="spellEnd"/>
            <w:r w:rsidRPr="002D1CD8">
              <w:rPr>
                <w:b/>
                <w:bCs/>
                <w:rPrChange w:id="10" w:author="Andres Moles" w:date="2025-11-30T18:32:00Z" w16du:dateUtc="2025-11-30T17:32:00Z">
                  <w:rPr>
                    <w:rFonts w:ascii="Monaco" w:hAnsi="Monaco"/>
                    <w:color w:val="3B3B3B"/>
                    <w:sz w:val="17"/>
                    <w:szCs w:val="17"/>
                    <w:shd w:val="clear" w:color="auto" w:fill="81838E"/>
                  </w:rPr>
                </w:rPrChange>
              </w:rPr>
              <w:t>}}</w:t>
            </w:r>
          </w:p>
          <w:p w14:paraId="03658182" w14:textId="77777777" w:rsidR="003A574C" w:rsidRPr="002D1CD8" w:rsidRDefault="003A574C" w:rsidP="002D1CD8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/>
              <w:spacing w:before="0" w:line="240" w:lineRule="auto"/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</w:pP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603FC" w14:textId="77777777" w:rsidR="003A574C" w:rsidRDefault="00000000" w:rsidP="002D1CD8">
            <w:pPr>
              <w:pStyle w:val="Body"/>
              <w:spacing w:after="0" w:line="259" w:lineRule="auto"/>
              <w:ind w:left="0" w:right="0" w:firstLine="0"/>
            </w:pPr>
            <w:r w:rsidRPr="002D1CD8">
              <w:rPr>
                <w:b/>
                <w:bCs/>
              </w:rPr>
              <w:t>{{</w:t>
            </w:r>
            <w:proofErr w:type="spellStart"/>
            <w:r w:rsidRPr="002D1CD8">
              <w:rPr>
                <w:b/>
                <w:bCs/>
              </w:rPr>
              <w:t>argomento_sessione</w:t>
            </w:r>
            <w:proofErr w:type="spellEnd"/>
            <w:r w:rsidRPr="002D1CD8">
              <w:rPr>
                <w:b/>
                <w:bCs/>
              </w:rPr>
              <w:t>}}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B763" w14:textId="77777777" w:rsidR="003A574C" w:rsidRDefault="00000000">
            <w:pPr>
              <w:pStyle w:val="Body"/>
              <w:spacing w:after="0" w:line="259" w:lineRule="auto"/>
              <w:ind w:left="0" w:right="0" w:firstLine="0"/>
            </w:pPr>
            <w:r>
              <w:rPr>
                <w:b/>
                <w:bCs/>
              </w:rPr>
              <w:t xml:space="preserve"> </w:t>
            </w:r>
          </w:p>
        </w:tc>
      </w:tr>
      <w:tr w:rsidR="003A574C" w14:paraId="1131FB67" w14:textId="77777777">
        <w:trPr>
          <w:trHeight w:val="747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31" w:type="dxa"/>
            </w:tcMar>
            <w:vAlign w:val="center"/>
          </w:tcPr>
          <w:p w14:paraId="59B7D13B" w14:textId="77777777" w:rsidR="003A574C" w:rsidRDefault="00000000">
            <w:pPr>
              <w:pStyle w:val="Body"/>
              <w:spacing w:after="0" w:line="259" w:lineRule="auto"/>
              <w:ind w:left="0" w:right="51" w:firstLine="0"/>
              <w:jc w:val="center"/>
            </w:pPr>
            <w:r>
              <w:t xml:space="preserve">2 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A1A4" w14:textId="77777777" w:rsidR="003A574C" w:rsidRPr="002D1CD8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09:00:00  /</w:t>
            </w:r>
            <w:proofErr w:type="gramEnd"/>
            <w:r>
              <w:rPr>
                <w:b/>
                <w:bCs/>
              </w:rPr>
              <w:t xml:space="preserve">   14:00:00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1" w:type="dxa"/>
              <w:bottom w:w="80" w:type="dxa"/>
              <w:right w:w="80" w:type="dxa"/>
            </w:tcMar>
            <w:vAlign w:val="center"/>
          </w:tcPr>
          <w:p w14:paraId="40600F48" w14:textId="77777777" w:rsidR="003A574C" w:rsidRPr="002D1CD8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13:00:00  /</w:t>
            </w:r>
            <w:proofErr w:type="gramEnd"/>
            <w:r>
              <w:rPr>
                <w:b/>
                <w:bCs/>
              </w:rPr>
              <w:t xml:space="preserve">  17:00:00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71CFD" w14:textId="77777777" w:rsidR="003A574C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     {{</w:t>
            </w:r>
            <w:proofErr w:type="spellStart"/>
            <w:r>
              <w:rPr>
                <w:b/>
                <w:bCs/>
              </w:rPr>
              <w:t>ora_inizio</w:t>
            </w:r>
            <w:proofErr w:type="spellEnd"/>
            <w:r>
              <w:rPr>
                <w:b/>
                <w:bCs/>
              </w:rPr>
              <w:t xml:space="preserve">}} </w:t>
            </w:r>
          </w:p>
          <w:p w14:paraId="1D5FFBF7" w14:textId="77777777" w:rsidR="003A574C" w:rsidRPr="002D1CD8" w:rsidRDefault="00000000" w:rsidP="002D1CD8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/>
              <w:spacing w:before="0" w:line="240" w:lineRule="auto"/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</w:pPr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{{</w:t>
            </w:r>
            <w:proofErr w:type="spellStart"/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ora_fine</w:t>
            </w:r>
            <w:proofErr w:type="spellEnd"/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}}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1F558" w14:textId="77777777" w:rsidR="003A574C" w:rsidRDefault="00000000">
            <w:pPr>
              <w:spacing w:line="259" w:lineRule="auto"/>
            </w:pPr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</w:t>
            </w:r>
            <w:proofErr w:type="spellStart"/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argomento_sessione</w:t>
            </w:r>
            <w:proofErr w:type="spellEnd"/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}}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DF6CE" w14:textId="77777777" w:rsidR="003A574C" w:rsidRDefault="00000000">
            <w:pPr>
              <w:pStyle w:val="Body"/>
              <w:spacing w:after="0" w:line="259" w:lineRule="auto"/>
              <w:ind w:left="0" w:right="0" w:firstLine="0"/>
            </w:pPr>
            <w:r>
              <w:rPr>
                <w:b/>
                <w:bCs/>
              </w:rPr>
              <w:t xml:space="preserve"> </w:t>
            </w:r>
          </w:p>
        </w:tc>
      </w:tr>
      <w:tr w:rsidR="003A574C" w14:paraId="32BE20B0" w14:textId="77777777">
        <w:trPr>
          <w:trHeight w:val="747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31" w:type="dxa"/>
            </w:tcMar>
            <w:vAlign w:val="center"/>
          </w:tcPr>
          <w:p w14:paraId="45866B98" w14:textId="77777777" w:rsidR="003A574C" w:rsidRDefault="00000000">
            <w:pPr>
              <w:pStyle w:val="Body"/>
              <w:spacing w:after="0" w:line="259" w:lineRule="auto"/>
              <w:ind w:left="0" w:right="51" w:firstLine="0"/>
              <w:jc w:val="center"/>
            </w:pPr>
            <w:r>
              <w:t xml:space="preserve">3 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A8381" w14:textId="77777777" w:rsidR="003A574C" w:rsidRPr="002D1CD8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09:00:00  /</w:t>
            </w:r>
            <w:proofErr w:type="gramEnd"/>
            <w:r>
              <w:rPr>
                <w:b/>
                <w:bCs/>
              </w:rPr>
              <w:t xml:space="preserve">   14:00:00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1" w:type="dxa"/>
              <w:bottom w:w="80" w:type="dxa"/>
              <w:right w:w="80" w:type="dxa"/>
            </w:tcMar>
            <w:vAlign w:val="center"/>
          </w:tcPr>
          <w:p w14:paraId="69F3CB2B" w14:textId="77777777" w:rsidR="003A574C" w:rsidRPr="002D1CD8" w:rsidRDefault="00000000" w:rsidP="002D1CD8">
            <w:pPr>
              <w:pStyle w:val="Body"/>
              <w:spacing w:after="0" w:line="259" w:lineRule="auto"/>
              <w:ind w:left="1" w:right="0" w:firstLine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13:00:00  /</w:t>
            </w:r>
            <w:proofErr w:type="gramEnd"/>
            <w:r>
              <w:rPr>
                <w:b/>
                <w:bCs/>
              </w:rPr>
              <w:t xml:space="preserve">  17:00:00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6329F" w14:textId="77777777" w:rsidR="003A574C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     {{</w:t>
            </w:r>
            <w:proofErr w:type="spellStart"/>
            <w:r>
              <w:rPr>
                <w:b/>
                <w:bCs/>
              </w:rPr>
              <w:t>ora_inizio</w:t>
            </w:r>
            <w:proofErr w:type="spellEnd"/>
            <w:r>
              <w:rPr>
                <w:b/>
                <w:bCs/>
              </w:rPr>
              <w:t xml:space="preserve">}} </w:t>
            </w:r>
          </w:p>
          <w:p w14:paraId="7690DD38" w14:textId="77777777" w:rsidR="003A574C" w:rsidRPr="002D1CD8" w:rsidRDefault="00000000" w:rsidP="002D1CD8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/>
              <w:spacing w:before="0" w:line="240" w:lineRule="auto"/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</w:pPr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{{</w:t>
            </w:r>
            <w:proofErr w:type="spellStart"/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ora_fine</w:t>
            </w:r>
            <w:proofErr w:type="spellEnd"/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}}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396EB" w14:textId="77777777" w:rsidR="003A574C" w:rsidRDefault="00000000">
            <w:pPr>
              <w:spacing w:line="259" w:lineRule="auto"/>
            </w:pPr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</w:t>
            </w:r>
            <w:proofErr w:type="spellStart"/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argomento_sessione</w:t>
            </w:r>
            <w:proofErr w:type="spellEnd"/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}}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18CAB" w14:textId="77777777" w:rsidR="003A574C" w:rsidRDefault="00000000">
            <w:pPr>
              <w:pStyle w:val="Body"/>
              <w:spacing w:after="0" w:line="259" w:lineRule="auto"/>
              <w:ind w:left="0" w:right="0" w:firstLine="0"/>
            </w:pPr>
            <w:r>
              <w:rPr>
                <w:b/>
                <w:bCs/>
              </w:rPr>
              <w:t xml:space="preserve"> </w:t>
            </w:r>
          </w:p>
        </w:tc>
      </w:tr>
      <w:tr w:rsidR="003A574C" w14:paraId="72CFE99E" w14:textId="77777777">
        <w:trPr>
          <w:trHeight w:val="747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31" w:type="dxa"/>
            </w:tcMar>
            <w:vAlign w:val="center"/>
          </w:tcPr>
          <w:p w14:paraId="42F8CBFD" w14:textId="77777777" w:rsidR="003A574C" w:rsidRDefault="00000000">
            <w:pPr>
              <w:pStyle w:val="Body"/>
              <w:spacing w:after="0" w:line="259" w:lineRule="auto"/>
              <w:ind w:left="0" w:right="51" w:firstLine="0"/>
              <w:jc w:val="center"/>
            </w:pPr>
            <w:r>
              <w:t xml:space="preserve">4 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690C2" w14:textId="77777777" w:rsidR="003A574C" w:rsidRPr="002D1CD8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09:00:00  /</w:t>
            </w:r>
            <w:proofErr w:type="gramEnd"/>
            <w:r>
              <w:rPr>
                <w:b/>
                <w:bCs/>
              </w:rPr>
              <w:t xml:space="preserve">   14:00:00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1" w:type="dxa"/>
              <w:bottom w:w="80" w:type="dxa"/>
              <w:right w:w="80" w:type="dxa"/>
            </w:tcMar>
            <w:vAlign w:val="center"/>
          </w:tcPr>
          <w:p w14:paraId="3FDC593D" w14:textId="77777777" w:rsidR="003A574C" w:rsidRPr="002D1CD8" w:rsidRDefault="00000000" w:rsidP="002D1CD8">
            <w:pPr>
              <w:pStyle w:val="Body"/>
              <w:spacing w:after="0" w:line="259" w:lineRule="auto"/>
              <w:ind w:left="1" w:right="0" w:firstLine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13:00:00  /</w:t>
            </w:r>
            <w:proofErr w:type="gramEnd"/>
            <w:r>
              <w:rPr>
                <w:b/>
                <w:bCs/>
              </w:rPr>
              <w:t xml:space="preserve">  17:00:00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84F2F" w14:textId="77777777" w:rsidR="003A574C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     {{</w:t>
            </w:r>
            <w:proofErr w:type="spellStart"/>
            <w:r>
              <w:rPr>
                <w:b/>
                <w:bCs/>
              </w:rPr>
              <w:t>ora_inizio</w:t>
            </w:r>
            <w:proofErr w:type="spellEnd"/>
            <w:r>
              <w:rPr>
                <w:b/>
                <w:bCs/>
              </w:rPr>
              <w:t xml:space="preserve">}} </w:t>
            </w:r>
          </w:p>
          <w:p w14:paraId="6DE25F44" w14:textId="77777777" w:rsidR="003A574C" w:rsidRPr="002D1CD8" w:rsidRDefault="00000000" w:rsidP="002D1CD8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/>
              <w:spacing w:before="0" w:line="240" w:lineRule="auto"/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</w:pPr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{{</w:t>
            </w:r>
            <w:proofErr w:type="spellStart"/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ora_fine</w:t>
            </w:r>
            <w:proofErr w:type="spellEnd"/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}}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D9F74" w14:textId="77777777" w:rsidR="003A574C" w:rsidRDefault="00000000">
            <w:pPr>
              <w:spacing w:line="259" w:lineRule="auto"/>
            </w:pPr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</w:t>
            </w:r>
            <w:proofErr w:type="spellStart"/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argomento_sessione</w:t>
            </w:r>
            <w:proofErr w:type="spellEnd"/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}}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AE069" w14:textId="77777777" w:rsidR="003A574C" w:rsidRDefault="00000000">
            <w:pPr>
              <w:pStyle w:val="Body"/>
              <w:spacing w:after="0" w:line="259" w:lineRule="auto"/>
              <w:ind w:left="0" w:right="0" w:firstLine="0"/>
            </w:pPr>
            <w:r>
              <w:rPr>
                <w:b/>
                <w:bCs/>
              </w:rPr>
              <w:t xml:space="preserve"> </w:t>
            </w:r>
          </w:p>
        </w:tc>
      </w:tr>
      <w:tr w:rsidR="003A574C" w14:paraId="6D7E0B9F" w14:textId="77777777">
        <w:trPr>
          <w:trHeight w:val="747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131" w:type="dxa"/>
            </w:tcMar>
            <w:vAlign w:val="center"/>
          </w:tcPr>
          <w:p w14:paraId="2D424B8F" w14:textId="77777777" w:rsidR="003A574C" w:rsidRDefault="00000000">
            <w:pPr>
              <w:pStyle w:val="Body"/>
              <w:spacing w:after="0" w:line="259" w:lineRule="auto"/>
              <w:ind w:left="0" w:right="51" w:firstLine="0"/>
              <w:jc w:val="center"/>
            </w:pPr>
            <w:r>
              <w:t xml:space="preserve">5 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97BD9" w14:textId="77777777" w:rsidR="003A574C" w:rsidRPr="002D1CD8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09:00:00  /</w:t>
            </w:r>
            <w:proofErr w:type="gramEnd"/>
            <w:r>
              <w:rPr>
                <w:b/>
                <w:bCs/>
              </w:rPr>
              <w:t xml:space="preserve">   14:00:00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1" w:type="dxa"/>
              <w:bottom w:w="80" w:type="dxa"/>
              <w:right w:w="80" w:type="dxa"/>
            </w:tcMar>
            <w:vAlign w:val="center"/>
          </w:tcPr>
          <w:p w14:paraId="7AF117EF" w14:textId="77777777" w:rsidR="003A574C" w:rsidRPr="002D1CD8" w:rsidRDefault="00000000" w:rsidP="002D1CD8">
            <w:pPr>
              <w:pStyle w:val="Body"/>
              <w:spacing w:after="0" w:line="259" w:lineRule="auto"/>
              <w:ind w:left="1" w:right="0" w:firstLine="0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13:00:00  /</w:t>
            </w:r>
            <w:proofErr w:type="gramEnd"/>
            <w:r>
              <w:rPr>
                <w:b/>
                <w:bCs/>
              </w:rPr>
              <w:t xml:space="preserve">  17:00:00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01F71" w14:textId="77777777" w:rsidR="003A574C" w:rsidRDefault="00000000" w:rsidP="002D1CD8">
            <w:pPr>
              <w:pStyle w:val="Body"/>
              <w:spacing w:after="0" w:line="259" w:lineRule="auto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      {{</w:t>
            </w:r>
            <w:proofErr w:type="spellStart"/>
            <w:r>
              <w:rPr>
                <w:b/>
                <w:bCs/>
              </w:rPr>
              <w:t>ora_inizio</w:t>
            </w:r>
            <w:proofErr w:type="spellEnd"/>
            <w:r>
              <w:rPr>
                <w:b/>
                <w:bCs/>
              </w:rPr>
              <w:t xml:space="preserve">}} </w:t>
            </w:r>
          </w:p>
          <w:p w14:paraId="6732F004" w14:textId="77777777" w:rsidR="003A574C" w:rsidRPr="002D1CD8" w:rsidRDefault="00000000" w:rsidP="002D1CD8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/>
              <w:spacing w:before="0" w:line="240" w:lineRule="auto"/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</w:pPr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{{</w:t>
            </w:r>
            <w:proofErr w:type="spellStart"/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ora_fine</w:t>
            </w:r>
            <w:proofErr w:type="spellEnd"/>
            <w:r w:rsidRPr="002D1CD8">
              <w:rPr>
                <w:rFonts w:ascii="Calibri" w:hAnsi="Calibri"/>
                <w:b/>
                <w:bCs/>
                <w:kern w:val="2"/>
                <w:sz w:val="22"/>
                <w:szCs w:val="22"/>
                <w:u w:color="000000"/>
                <w:lang w:val="it-IT"/>
              </w:rPr>
              <w:t>}}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EAB9C" w14:textId="77777777" w:rsidR="003A574C" w:rsidRDefault="00000000">
            <w:pPr>
              <w:spacing w:line="259" w:lineRule="auto"/>
            </w:pPr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{{</w:t>
            </w:r>
            <w:proofErr w:type="spellStart"/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argomento_sessione</w:t>
            </w:r>
            <w:proofErr w:type="spellEnd"/>
            <w:r>
              <w:rPr>
                <w:rFonts w:ascii="Calibri" w:eastAsia="Aptos" w:hAnsi="Calibri" w:cs="Aptos"/>
                <w:color w:val="000000"/>
                <w:kern w:val="2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}}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A5791" w14:textId="77777777" w:rsidR="003A574C" w:rsidRDefault="00000000">
            <w:pPr>
              <w:pStyle w:val="Body"/>
              <w:spacing w:after="0" w:line="259" w:lineRule="auto"/>
              <w:ind w:left="0" w:right="0" w:firstLine="0"/>
            </w:pPr>
            <w:r>
              <w:rPr>
                <w:b/>
                <w:bCs/>
              </w:rPr>
              <w:t xml:space="preserve"> </w:t>
            </w:r>
          </w:p>
        </w:tc>
      </w:tr>
    </w:tbl>
    <w:p w14:paraId="1790CA93" w14:textId="77777777" w:rsidR="003A574C" w:rsidRDefault="003A574C">
      <w:pPr>
        <w:pStyle w:val="Body"/>
        <w:widowControl w:val="0"/>
        <w:spacing w:after="0" w:line="240" w:lineRule="auto"/>
        <w:ind w:left="5" w:right="0" w:hanging="5"/>
      </w:pPr>
    </w:p>
    <w:p w14:paraId="28B82DF7" w14:textId="77777777" w:rsidR="003A574C" w:rsidRDefault="003A574C">
      <w:pPr>
        <w:pStyle w:val="Body"/>
        <w:spacing w:after="172" w:line="259" w:lineRule="auto"/>
        <w:ind w:left="0" w:right="0" w:firstLine="0"/>
      </w:pPr>
    </w:p>
    <w:p w14:paraId="3CC817ED" w14:textId="77777777" w:rsidR="003A574C" w:rsidRDefault="00000000">
      <w:pPr>
        <w:pStyle w:val="Body"/>
        <w:tabs>
          <w:tab w:val="center" w:pos="708"/>
          <w:tab w:val="center" w:pos="1416"/>
          <w:tab w:val="center" w:pos="2124"/>
          <w:tab w:val="center" w:pos="2832"/>
          <w:tab w:val="center" w:pos="3540"/>
          <w:tab w:val="center" w:pos="4249"/>
          <w:tab w:val="center" w:pos="4957"/>
          <w:tab w:val="center" w:pos="5665"/>
          <w:tab w:val="center" w:pos="6373"/>
          <w:tab w:val="center" w:pos="7081"/>
          <w:tab w:val="center" w:pos="7789"/>
          <w:tab w:val="center" w:pos="8497"/>
          <w:tab w:val="center" w:pos="9205"/>
          <w:tab w:val="center" w:pos="10210"/>
        </w:tabs>
        <w:spacing w:after="161"/>
        <w:ind w:left="0" w:right="0" w:firstLine="0"/>
      </w:pPr>
      <w:r>
        <w:rPr>
          <w:lang w:val="de-DE"/>
        </w:rPr>
        <w:lastRenderedPageBreak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 </w:t>
      </w:r>
      <w:r>
        <w:rPr>
          <w:lang w:val="de-DE"/>
        </w:rPr>
        <w:tab/>
        <w:t xml:space="preserve">FIRMA </w:t>
      </w:r>
    </w:p>
    <w:p w14:paraId="634AA59A" w14:textId="77777777" w:rsidR="003A574C" w:rsidRDefault="00000000">
      <w:pPr>
        <w:pStyle w:val="Body"/>
        <w:spacing w:after="159"/>
        <w:ind w:left="9215" w:right="0"/>
      </w:pPr>
      <w:r>
        <w:rPr>
          <w:lang w:val="fr-FR"/>
        </w:rPr>
        <w:t>IL DIRETTORE DEL CORSO (2)</w:t>
      </w:r>
    </w:p>
    <w:p w14:paraId="41C0023A" w14:textId="77777777" w:rsidR="003A574C" w:rsidRDefault="00000000">
      <w:pPr>
        <w:pStyle w:val="Body"/>
        <w:spacing w:after="158" w:line="259" w:lineRule="auto"/>
        <w:ind w:left="4117" w:right="0" w:firstLine="0"/>
        <w:jc w:val="center"/>
      </w:pPr>
      <w:r>
        <w:t xml:space="preserve"> </w:t>
      </w:r>
    </w:p>
    <w:p w14:paraId="7E223984" w14:textId="77777777" w:rsidR="003A574C" w:rsidRDefault="00000000">
      <w:pPr>
        <w:pStyle w:val="Body"/>
        <w:spacing w:after="160" w:line="259" w:lineRule="auto"/>
        <w:ind w:left="9205" w:right="0" w:firstLine="0"/>
      </w:pPr>
      <w:r>
        <w:t xml:space="preserve">…………………………………….. </w:t>
      </w:r>
    </w:p>
    <w:p w14:paraId="020583FA" w14:textId="77777777" w:rsidR="003A574C" w:rsidRDefault="00000000">
      <w:pPr>
        <w:pStyle w:val="Body"/>
        <w:spacing w:after="158" w:line="259" w:lineRule="auto"/>
        <w:ind w:left="0" w:right="0" w:firstLine="0"/>
      </w:pPr>
      <w:r>
        <w:t xml:space="preserve"> </w:t>
      </w:r>
    </w:p>
    <w:p w14:paraId="28A4CD96" w14:textId="77777777" w:rsidR="003A574C" w:rsidRDefault="00000000">
      <w:pPr>
        <w:pStyle w:val="Body"/>
        <w:ind w:left="730" w:right="0"/>
      </w:pPr>
      <w:r>
        <w:rPr>
          <w:lang w:val="en-US"/>
        </w:rPr>
        <w:t xml:space="preserve">NOTE </w:t>
      </w:r>
    </w:p>
    <w:p w14:paraId="556FBD13" w14:textId="77777777" w:rsidR="003A574C" w:rsidRDefault="00000000">
      <w:pPr>
        <w:pStyle w:val="Body"/>
        <w:numPr>
          <w:ilvl w:val="0"/>
          <w:numId w:val="2"/>
        </w:numPr>
        <w:ind w:right="0"/>
      </w:pPr>
      <w:r>
        <w:t xml:space="preserve">In caso di attività finanziata al posto del logo di Regione Lombardia vanno inseriti i loghi istituzionali del bando/Avviso di riferimento. In caso di attività autofinanziata va lasciato il logo di Regione Lombardia </w:t>
      </w:r>
    </w:p>
    <w:p w14:paraId="3AB55A9E" w14:textId="77777777" w:rsidR="003A574C" w:rsidRDefault="00000000">
      <w:pPr>
        <w:pStyle w:val="Body"/>
        <w:numPr>
          <w:ilvl w:val="0"/>
          <w:numId w:val="2"/>
        </w:numPr>
        <w:spacing w:after="4105"/>
        <w:ind w:right="0"/>
      </w:pPr>
      <w:r>
        <w:t xml:space="preserve">La firma deve essere apposta dallo stesso soggetto che firma giornalmente il registro didattico e delle presenze, deve essere indicato nome e cognome in stampatello e apporre il timbro </w:t>
      </w:r>
      <w:proofErr w:type="spellStart"/>
      <w:r>
        <w:t>dell</w:t>
      </w:r>
      <w:proofErr w:type="spellEnd"/>
      <w:r>
        <w:rPr>
          <w:rtl/>
        </w:rPr>
        <w:t>’</w:t>
      </w:r>
      <w:r>
        <w:t xml:space="preserve">ente accreditato </w:t>
      </w:r>
    </w:p>
    <w:sectPr w:rsidR="003A574C">
      <w:headerReference w:type="default" r:id="rId7"/>
      <w:footerReference w:type="default" r:id="rId8"/>
      <w:pgSz w:w="16840" w:h="11900" w:orient="landscape"/>
      <w:pgMar w:top="751" w:right="1362" w:bottom="707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BCC86" w14:textId="77777777" w:rsidR="002F0745" w:rsidRDefault="002F0745">
      <w:r>
        <w:separator/>
      </w:r>
    </w:p>
  </w:endnote>
  <w:endnote w:type="continuationSeparator" w:id="0">
    <w:p w14:paraId="5E2EA230" w14:textId="77777777" w:rsidR="002F0745" w:rsidRDefault="002F0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Monaco">
    <w:altName w:val="Cambria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C31E" w14:textId="77777777" w:rsidR="003A574C" w:rsidRDefault="00000000">
    <w:pPr>
      <w:pStyle w:val="Header"/>
      <w:ind w:right="0"/>
      <w:jc w:val="right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76E3D" w14:textId="77777777" w:rsidR="002F0745" w:rsidRDefault="002F0745">
      <w:r>
        <w:separator/>
      </w:r>
    </w:p>
  </w:footnote>
  <w:footnote w:type="continuationSeparator" w:id="0">
    <w:p w14:paraId="14C82C0C" w14:textId="77777777" w:rsidR="002F0745" w:rsidRDefault="002F0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CC34" w14:textId="77777777" w:rsidR="003A574C" w:rsidRDefault="00000000">
    <w:pPr>
      <w:pStyle w:val="Header"/>
    </w:pPr>
    <w:r>
      <w:rPr>
        <w:noProof/>
      </w:rPr>
      <w:drawing>
        <wp:inline distT="0" distB="0" distL="0" distR="0" wp14:anchorId="31526E6B" wp14:editId="4262C3A8">
          <wp:extent cx="9107805" cy="629394"/>
          <wp:effectExtent l="0" t="0" r="0" b="0"/>
          <wp:docPr id="1073741825" name="officeArt object" descr="Immagin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magine 1" descr="Immagin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07805" cy="62939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C406A"/>
    <w:multiLevelType w:val="hybridMultilevel"/>
    <w:tmpl w:val="9BF0CD7C"/>
    <w:numStyleLink w:val="ImportedStyle1"/>
  </w:abstractNum>
  <w:abstractNum w:abstractNumId="1" w15:restartNumberingAfterBreak="0">
    <w:nsid w:val="66FF22A5"/>
    <w:multiLevelType w:val="hybridMultilevel"/>
    <w:tmpl w:val="9BF0CD7C"/>
    <w:styleLink w:val="ImportedStyle1"/>
    <w:lvl w:ilvl="0" w:tplc="88B031F4">
      <w:start w:val="1"/>
      <w:numFmt w:val="decimal"/>
      <w:lvlText w:val="(%1)"/>
      <w:lvlJc w:val="left"/>
      <w:pPr>
        <w:ind w:left="705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9D62010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E400698">
      <w:start w:val="1"/>
      <w:numFmt w:val="lowerRoman"/>
      <w:lvlText w:val="%3."/>
      <w:lvlJc w:val="left"/>
      <w:pPr>
        <w:ind w:left="216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8FAAC6C">
      <w:start w:val="1"/>
      <w:numFmt w:val="decimal"/>
      <w:lvlText w:val="%4."/>
      <w:lvlJc w:val="left"/>
      <w:pPr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8E04F3C">
      <w:start w:val="1"/>
      <w:numFmt w:val="lowerLetter"/>
      <w:lvlText w:val="%5."/>
      <w:lvlJc w:val="left"/>
      <w:pPr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4825A0E">
      <w:start w:val="1"/>
      <w:numFmt w:val="lowerRoman"/>
      <w:lvlText w:val="%6."/>
      <w:lvlJc w:val="left"/>
      <w:pPr>
        <w:ind w:left="432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3566986">
      <w:start w:val="1"/>
      <w:numFmt w:val="decimal"/>
      <w:lvlText w:val="%7."/>
      <w:lvlJc w:val="left"/>
      <w:pPr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76AC5CC">
      <w:start w:val="1"/>
      <w:numFmt w:val="lowerLetter"/>
      <w:lvlText w:val="%8."/>
      <w:lvlJc w:val="left"/>
      <w:pPr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F5E76DA">
      <w:start w:val="1"/>
      <w:numFmt w:val="lowerRoman"/>
      <w:lvlText w:val="%9."/>
      <w:lvlJc w:val="left"/>
      <w:pPr>
        <w:ind w:left="648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91574822">
    <w:abstractNumId w:val="1"/>
  </w:num>
  <w:num w:numId="2" w16cid:durableId="213728889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s Moles">
    <w15:presenceInfo w15:providerId="Windows Live" w15:userId="ff008dbe6a5b8d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74C"/>
    <w:rsid w:val="002D1CD8"/>
    <w:rsid w:val="002F0745"/>
    <w:rsid w:val="003A574C"/>
    <w:rsid w:val="00E4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0E98"/>
  <w15:docId w15:val="{CC1C6E75-0866-4CFF-AAED-C4194652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819"/>
        <w:tab w:val="right" w:pos="9638"/>
      </w:tabs>
      <w:ind w:left="10" w:right="55" w:hanging="10"/>
    </w:pPr>
    <w:rPr>
      <w:rFonts w:ascii="Calibri" w:hAnsi="Calibri" w:cs="Arial Unicode MS"/>
      <w:color w:val="000000"/>
      <w:kern w:val="2"/>
      <w:sz w:val="22"/>
      <w:szCs w:val="22"/>
      <w:u w:color="000000"/>
    </w:rPr>
  </w:style>
  <w:style w:type="paragraph" w:customStyle="1" w:styleId="Body">
    <w:name w:val="Body"/>
    <w:pPr>
      <w:spacing w:after="35" w:line="258" w:lineRule="auto"/>
      <w:ind w:left="10" w:right="55" w:hanging="10"/>
    </w:pPr>
    <w:rPr>
      <w:rFonts w:ascii="Calibri" w:hAnsi="Calibri" w:cs="Arial Unicode MS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Revision">
    <w:name w:val="Revision"/>
    <w:hidden/>
    <w:uiPriority w:val="99"/>
    <w:semiHidden/>
    <w:rsid w:val="002D1CD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Moles</cp:lastModifiedBy>
  <cp:revision>2</cp:revision>
  <dcterms:created xsi:type="dcterms:W3CDTF">2025-11-30T17:31:00Z</dcterms:created>
  <dcterms:modified xsi:type="dcterms:W3CDTF">2025-11-30T17:35:00Z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a2e0020b-837d-4690-984b-08fafa72ecb6</vt:lpwstr>
  </property>
</Properties>
</file>