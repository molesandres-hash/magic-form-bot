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Fonts w:ascii="Times New Roman" w:hAnsi="Times New Roman"/>
          <w:sz w:val="20"/>
          <w:szCs w:val="20"/>
        </w:rPr>
      </w:pPr>
    </w:p>
    <w:p>
      <w:pPr>
        <w:pStyle w:val="Body Text"/>
        <w:rPr>
          <w:rFonts w:ascii="Times New Roman" w:hAnsi="Times New Roman"/>
          <w:sz w:val="20"/>
          <w:szCs w:val="20"/>
        </w:rPr>
      </w:pPr>
    </w:p>
    <w:p>
      <w:pPr>
        <w:pStyle w:val="Body Text"/>
        <w:spacing w:before="7"/>
        <w:rPr>
          <w:rFonts w:ascii="Times New Roman" w:hAnsi="Times New Roman"/>
          <w:sz w:val="19"/>
          <w:szCs w:val="19"/>
        </w:rPr>
      </w:pPr>
    </w:p>
    <w:p>
      <w:pPr>
        <w:pStyle w:val="Heading"/>
        <w:jc w:val="left"/>
        <w:rPr>
          <w:b w:val="0"/>
          <w:bCs w:val="0"/>
          <w:sz w:val="20"/>
          <w:szCs w:val="20"/>
        </w:rPr>
      </w:pPr>
      <w:r>
        <w:rPr>
          <w:rStyle w:val="None A"/>
          <w:rtl w:val="0"/>
          <w:lang w:val="it-IT"/>
        </w:rPr>
        <w:t>Modello</w:t>
      </w:r>
      <w:r>
        <w:rPr>
          <w:spacing w:val="0"/>
          <w:rtl w:val="0"/>
          <w:lang w:val="it-IT"/>
        </w:rPr>
        <w:t xml:space="preserve"> </w:t>
      </w:r>
      <w:r>
        <w:rPr>
          <w:rStyle w:val="None A"/>
          <w:rtl w:val="0"/>
          <w:lang w:val="it-IT"/>
        </w:rPr>
        <w:t>A)</w:t>
      </w:r>
    </w:p>
    <w:p>
      <w:pPr>
        <w:pStyle w:val="Body Text"/>
        <w:spacing w:before="6"/>
        <w:rPr>
          <w:b w:val="1"/>
          <w:bCs w:val="1"/>
          <w:sz w:val="28"/>
          <w:szCs w:val="28"/>
        </w:rPr>
      </w:pPr>
      <w:r>
        <w:rPr>
          <w:rStyle w:val="None A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722629</wp:posOffset>
                </wp:positionH>
                <wp:positionV relativeFrom="line">
                  <wp:posOffset>249555</wp:posOffset>
                </wp:positionV>
                <wp:extent cx="9067800" cy="547370"/>
                <wp:effectExtent l="0" t="0" r="0" b="0"/>
                <wp:wrapTopAndBottom distT="0" distB="0"/>
                <wp:docPr id="1073741827" name="officeArt object" descr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0" cy="5473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before="11"/>
                              <w:rPr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Body A"/>
                              <w:ind w:left="3551" w:right="3546" w:firstLine="0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PRESENTAZIONE</w:t>
                            </w:r>
                            <w:r>
                              <w:rPr>
                                <w:b w:val="1"/>
                                <w:bCs w:val="1"/>
                                <w:spacing w:val="-4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ATTIVITA</w:t>
                            </w:r>
                            <w:r>
                              <w:rPr>
                                <w:rFonts w:ascii="Arial Unicode MS" w:hAnsi="Arial Unicode MS" w:hint="default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’</w:t>
                            </w:r>
                            <w:r>
                              <w:rPr>
                                <w:b w:val="1"/>
                                <w:bCs w:val="1"/>
                                <w:spacing w:val="-2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DI</w:t>
                            </w:r>
                            <w:r>
                              <w:rPr>
                                <w:b w:val="1"/>
                                <w:bCs w:val="1"/>
                                <w:spacing w:val="-2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FORMAZIONE</w:t>
                            </w:r>
                            <w:r>
                              <w:rPr>
                                <w:b w:val="1"/>
                                <w:bCs w:val="1"/>
                                <w:spacing w:val="-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IN</w:t>
                            </w:r>
                            <w:r>
                              <w:rPr>
                                <w:b w:val="1"/>
                                <w:bCs w:val="1"/>
                                <w:spacing w:val="-7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MODALITA</w:t>
                            </w:r>
                            <w:r>
                              <w:rPr>
                                <w:rFonts w:ascii="Arial Unicode MS" w:hAnsi="Arial Unicode MS" w:hint="default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’</w:t>
                            </w:r>
                            <w:r>
                              <w:rPr>
                                <w:b w:val="1"/>
                                <w:bCs w:val="1"/>
                                <w:spacing w:val="-5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E-LEARNING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.9pt;margin-top:19.7pt;width:714.0pt;height:43.1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D9D9D9" opacity="100.0%" type="solid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before="11"/>
                        <w:rPr>
                          <w:b w:val="1"/>
                          <w:bCs w:val="1"/>
                        </w:rPr>
                      </w:pPr>
                    </w:p>
                    <w:p>
                      <w:pPr>
                        <w:pStyle w:val="Body A"/>
                        <w:ind w:left="3551" w:right="3546" w:firstLine="0"/>
                        <w:jc w:val="center"/>
                      </w:pP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PRESENTAZIONE</w:t>
                      </w:r>
                      <w:r>
                        <w:rPr>
                          <w:b w:val="1"/>
                          <w:bCs w:val="1"/>
                          <w:spacing w:val="-4"/>
                          <w:sz w:val="24"/>
                          <w:szCs w:val="24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ATTIVITA</w:t>
                      </w:r>
                      <w:r>
                        <w:rPr>
                          <w:rFonts w:ascii="Arial Unicode MS" w:hAnsi="Arial Unicode MS" w:hint="default"/>
                          <w:sz w:val="24"/>
                          <w:szCs w:val="24"/>
                          <w:rtl w:val="0"/>
                          <w:lang w:val="de-DE"/>
                        </w:rPr>
                        <w:t>’</w:t>
                      </w:r>
                      <w:r>
                        <w:rPr>
                          <w:b w:val="1"/>
                          <w:bCs w:val="1"/>
                          <w:spacing w:val="-2"/>
                          <w:sz w:val="24"/>
                          <w:szCs w:val="24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DI</w:t>
                      </w:r>
                      <w:r>
                        <w:rPr>
                          <w:b w:val="1"/>
                          <w:bCs w:val="1"/>
                          <w:spacing w:val="-2"/>
                          <w:sz w:val="24"/>
                          <w:szCs w:val="24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FORMAZIONE</w:t>
                      </w:r>
                      <w:r>
                        <w:rPr>
                          <w:b w:val="1"/>
                          <w:bCs w:val="1"/>
                          <w:spacing w:val="-1"/>
                          <w:sz w:val="24"/>
                          <w:szCs w:val="24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IN</w:t>
                      </w:r>
                      <w:r>
                        <w:rPr>
                          <w:b w:val="1"/>
                          <w:bCs w:val="1"/>
                          <w:spacing w:val="-7"/>
                          <w:sz w:val="24"/>
                          <w:szCs w:val="24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MODALITA</w:t>
                      </w:r>
                      <w:r>
                        <w:rPr>
                          <w:rFonts w:ascii="Arial Unicode MS" w:hAnsi="Arial Unicode MS" w:hint="default"/>
                          <w:sz w:val="24"/>
                          <w:szCs w:val="24"/>
                          <w:rtl w:val="0"/>
                          <w:lang w:val="de-DE"/>
                        </w:rPr>
                        <w:t>’</w:t>
                      </w:r>
                      <w:r>
                        <w:rPr>
                          <w:b w:val="1"/>
                          <w:bCs w:val="1"/>
                          <w:spacing w:val="-5"/>
                          <w:sz w:val="24"/>
                          <w:szCs w:val="24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de-DE"/>
                        </w:rPr>
                        <w:t>E-LEARNING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Body Text"/>
        <w:spacing w:before="9"/>
        <w:rPr>
          <w:b w:val="1"/>
          <w:bCs w:val="1"/>
          <w:sz w:val="29"/>
          <w:szCs w:val="29"/>
        </w:rPr>
      </w:pPr>
    </w:p>
    <w:p>
      <w:pPr>
        <w:pStyle w:val="Heading 2"/>
        <w:numPr>
          <w:ilvl w:val="0"/>
          <w:numId w:val="2"/>
        </w:numPr>
      </w:pPr>
      <w:r>
        <w:rPr>
          <w:rStyle w:val="None A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722629</wp:posOffset>
                </wp:positionH>
                <wp:positionV relativeFrom="line">
                  <wp:posOffset>295275</wp:posOffset>
                </wp:positionV>
                <wp:extent cx="9067800" cy="3408680"/>
                <wp:effectExtent l="0" t="0" r="0" b="0"/>
                <wp:wrapTopAndBottom distT="0" distB="0"/>
                <wp:docPr id="1073741828" name="officeArt object" descr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0" cy="3408680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before="11"/>
                              <w:rPr>
                                <w:b w:val="1"/>
                                <w:bCs w:val="1"/>
                                <w:sz w:val="32"/>
                                <w:szCs w:val="32"/>
                              </w:rPr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898" w:firstLine="0"/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Denominazione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ente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accreditato: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…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…</w:t>
                            </w:r>
                            <w:del w:id="0" w:date="2025-11-26T23:33:59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  <w:ins w:id="1" w:date="2025-11-26T23:33:59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t>{{ENTE_NOME}}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4"/>
                              <w:ind w:left="898" w:firstLine="0"/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Sede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Accreditata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di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riferimento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 xml:space="preserve">…… </w:t>
                            </w:r>
                            <w:del w:id="2" w:date="2025-11-26T23:34:21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  <w:ins w:id="3" w:date="2025-11-26T23:34:21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t>{{SEDE_ACCREDITATA}}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Piattaforma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utilizzata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:</w:t>
                            </w:r>
                            <w:r>
                              <w:rPr>
                                <w:spacing w:val="0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………</w:t>
                            </w:r>
                            <w:del w:id="4" w:date="2025-11-26T23:34:49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Zoom</w:delText>
                              </w:r>
                            </w:del>
                            <w:ins w:id="5" w:date="2025-11-26T23:34:49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t>{{PIATTAFORMA}}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  <w:rPr>
                                <w:del w:id="6" w:date="2025-11-26T23:35:05Z" w:author="Andres Moles"/>
                              </w:rPr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Titolo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del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corso:</w:t>
                            </w:r>
                            <w:r>
                              <w:rPr>
                                <w:spacing w:val="0"/>
                                <w:rtl w:val="0"/>
                                <w:lang w:val="it-IT"/>
                              </w:rPr>
                              <w:t xml:space="preserve"> …… </w:t>
                            </w:r>
                            <w:del w:id="7" w:date="2025-11-26T23:35:05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AI: Intelligenza Artificiale (1)</w:delText>
                              </w:r>
                            </w:del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  <w:rPr>
                                <w:ins w:id="8" w:date="2025-11-26T23:35:06Z" w:author="Andres Moles"/>
                              </w:rPr>
                            </w:pPr>
                            <w:ins w:id="9" w:date="2025-11-26T23:35:06Z" w:author="Andres Moles">
                              <w:r>
                                <w:rPr>
                                  <w:rtl w:val="0"/>
                                  <w:lang w:val="it-IT"/>
                                </w:rPr>
                                <w:t>{{NOME_CORSO}}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  <w:rPr>
                                <w:del w:id="10" w:date="2025-11-26T23:35:24Z" w:author="Andres Moles"/>
                              </w:rPr>
                            </w:pP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>ID Corso</w:t>
                            </w:r>
                            <w:r>
                              <w:rPr>
                                <w:spacing w:val="0"/>
                                <w:rtl w:val="0"/>
                                <w:lang w:val="it-IT"/>
                              </w:rPr>
                              <w:t xml:space="preserve">/Progetto: </w:t>
                            </w:r>
                            <w:r>
                              <w:rPr>
                                <w:spacing w:val="0"/>
                                <w:rtl w:val="0"/>
                                <w:lang w:val="it-IT"/>
                              </w:rPr>
                              <w:t>………</w:t>
                            </w:r>
                            <w:del w:id="11" w:date="2025-11-26T23:35:24Z" w:author="Andres Moles">
                              <w:r>
                                <w:rPr>
                                  <w:spacing w:val="0"/>
                                  <w:rtl w:val="0"/>
                                  <w:lang w:val="it-IT"/>
                                </w:rPr>
                                <w:delText>Id corso 47816    ID sezione 47816</w:delText>
                              </w:r>
                            </w:del>
                          </w:p>
                          <w:p>
                            <w:pPr>
                              <w:pStyle w:val="Body Text"/>
                              <w:spacing w:before="132"/>
                              <w:ind w:left="898" w:firstLine="0"/>
                              <w:rPr>
                                <w:ins w:id="12" w:date="2025-11-26T23:35:26Z" w:author="Andres Moles"/>
                              </w:rPr>
                            </w:pPr>
                            <w:ins w:id="13" w:date="2025-11-26T23:35:26Z" w:author="Andres Moles">
                              <w:r>
                                <w:rPr>
                                  <w:rtl w:val="0"/>
                                  <w:lang w:val="it-IT"/>
                                </w:rPr>
                                <w:t>Id corso {{ID_CORSO}} ID sezione {{ID_SEZIONE}}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2"/>
                              <w:ind w:left="898" w:firstLine="0"/>
                              <w:rPr>
                                <w:del w:id="14" w:date="2025-11-26T23:35:38Z" w:author="Andres Moles"/>
                              </w:rPr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Numero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di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ore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in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FAD</w:t>
                            </w:r>
                            <w:r>
                              <w:rPr>
                                <w:spacing w:val="0"/>
                                <w:rtl w:val="0"/>
                                <w:lang w:val="it-IT"/>
                              </w:rPr>
                              <w:t xml:space="preserve">… </w:t>
                            </w:r>
                            <w:del w:id="15" w:date="2025-11-26T23:35:38Z" w:author="Andres Moles">
                              <w:r>
                                <w:rPr>
                                  <w:spacing w:val="0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</w:p>
                          <w:p>
                            <w:pPr>
                              <w:pStyle w:val="Body Text"/>
                              <w:spacing w:before="134"/>
                              <w:ind w:left="898" w:firstLine="0"/>
                              <w:rPr>
                                <w:ins w:id="16" w:date="2025-11-26T23:35:39Z" w:author="Andres Moles"/>
                              </w:rPr>
                            </w:pPr>
                            <w:ins w:id="17" w:date="2025-11-26T23:35:39Z" w:author="Andres Moles">
                              <w:r>
                                <w:rPr>
                                  <w:rtl w:val="0"/>
                                  <w:lang w:val="it-IT"/>
                                </w:rPr>
                                <w:t>{{ORE_FAD}}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4"/>
                              <w:ind w:left="898" w:firstLine="0"/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Offerta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Formativa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in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Gefo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o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SIUF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…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…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 xml:space="preserve">1020 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 xml:space="preserve">– 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GOL Offerta per Formazione mirata all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’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inserimento lavorativo</w:t>
                            </w:r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  <w:rPr>
                                <w:del w:id="18" w:date="2025-11-26T23:35:52Z" w:author="Andres Moles"/>
                                <w:rStyle w:val="None A"/>
                              </w:rPr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Referente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delle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attivit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à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 xml:space="preserve"> …… </w:t>
                            </w:r>
                            <w:del w:id="19" w:date="2025-11-26T23:35:52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xxxxxxxxxxxxx</w:delText>
                              </w:r>
                            </w:del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  <w:rPr>
                                <w:outline w:val="0"/>
                                <w:color w:val="3b3b3b"/>
                                <w:u w:color="3b3b3b"/>
                                <w14:textFill>
                                  <w14:solidFill>
                                    <w14:srgbClr w14:val="3B3B3B"/>
                                  </w14:solidFill>
                                </w14:textFill>
                              </w:rPr>
                            </w:pPr>
                            <w:del w:id="20" w:date="2025-11-26T23:35:52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  <w:ins w:id="21" w:date="2025-11-26T23:35:52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t>{{NOME_DOCENTE}}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5"/>
                              <w:ind w:left="898" w:firstLine="0"/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E-mail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n.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telefono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…… </w:t>
                            </w: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 xml:space="preserve"> </w:t>
                            </w:r>
                            <w:del w:id="22" w:date="2025-11-26T23:36:07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  <w:ins w:id="23" w:date="2025-11-26T23:36:07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t>{{DOCENTE_EMAIL}}</w:t>
                              </w:r>
                            </w:ins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 xml:space="preserve">     </w:t>
                            </w:r>
                            <w:del w:id="24" w:date="2025-11-26T23:36:20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  <w:ins w:id="25" w:date="2025-11-26T23:36:20Z" w:author="Andres Moles">
                              <w:r>
                                <w:rPr>
                                  <w:rStyle w:val="None A"/>
                                  <w:rtl w:val="0"/>
                                  <w:lang w:val="it-IT"/>
                                </w:rPr>
                                <w:t>{{DOCENTE_TELEFONO}}</w:t>
                              </w:r>
                            </w:ins>
                          </w:p>
                          <w:p>
                            <w:pPr>
                              <w:pStyle w:val="Body A"/>
                              <w:ind w:left="178" w:firstLine="720"/>
                              <w:rPr>
                                <w:ins w:id="26" w:date="2025-11-26T23:36:50Z" w:author="Andres Moles"/>
                                <w:shd w:val="clear" w:color="auto" w:fill="ffffff"/>
                              </w:rPr>
                            </w:pP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Utenza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Guest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per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permettere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Il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controllo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de-DE"/>
                              </w:rPr>
                              <w:t>di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>Regione</w:t>
                            </w:r>
                            <w:r>
                              <w:rPr>
                                <w:spacing w:val="0"/>
                                <w:shd w:val="clear" w:color="auto" w:fill="fdf9d7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Lombardia:  </w:t>
                            </w:r>
                            <w:ins w:id="27" w:date="2025-11-26T23:36:50Z" w:author="Andres Moles">
                              <w:r>
                                <w:rPr>
                                  <w:rtl w:val="0"/>
                                  <w:lang w:val="de-DE"/>
                                </w:rPr>
                                <w:t>{{PIATTAFORMA}}</w:t>
                              </w:r>
                            </w:ins>
                          </w:p>
                          <w:p>
                            <w:pPr>
                              <w:pStyle w:val="Body A"/>
                              <w:ind w:left="178" w:firstLine="720"/>
                              <w:rPr>
                                <w:del w:id="28" w:date="2025-11-26T23:36:53Z" w:author="Andres Moles"/>
                                <w:shd w:val="clear" w:color="auto" w:fill="fdf9d7"/>
                              </w:rPr>
                            </w:pPr>
                          </w:p>
                          <w:p>
                            <w:pPr>
                              <w:pStyle w:val="Body A"/>
                              <w:ind w:left="178" w:firstLine="720"/>
                              <w:rPr>
                                <w:rStyle w:val="None"/>
                                <w:shd w:val="clear" w:color="auto" w:fill="fdf9d7"/>
                              </w:rPr>
                            </w:pPr>
                            <w:del w:id="29" w:date="2025-11-26T23:36:53Z" w:author="Andres Moles">
                              <w:r>
                                <w:rPr>
                                  <w:rStyle w:val="Hyperlink.0"/>
                                </w:rPr>
                                <w:fldChar w:fldCharType="begin" w:fldLock="0"/>
                              </w:r>
                            </w:del>
                            <w:del w:id="30" w:date="2025-11-26T23:36:53Z" w:author="Andres Moles">
                              <w:r>
                                <w:rPr>
                                  <w:rStyle w:val="Hyperlink.0"/>
                                </w:rPr>
                                <w:delInstrText xml:space="preserve"> HYPERLINK "https://us06web.zoom.us/j/83443460156?pwd=wnP21d7zhXHbn6AbTWnJYBMTvt8fIR.1"</w:delInstrText>
                              </w:r>
                            </w:del>
                            <w:del w:id="31" w:date="2025-11-26T23:36:53Z" w:author="Andres Moles">
                              <w:r>
                                <w:rPr>
                                  <w:rStyle w:val="Hyperlink.0"/>
                                </w:rPr>
                                <w:fldChar w:fldCharType="separate" w:fldLock="0"/>
                              </w:r>
                            </w:del>
                            <w:del w:id="32" w:date="2025-11-26T23:36:53Z" w:author="Andres Moles">
                              <w:r>
                                <w:rPr>
                                  <w:rStyle w:val="Hyperlink.0"/>
                                  <w:rtl w:val="0"/>
                                  <w:lang w:val="de-DE"/>
                                </w:rPr>
                                <w:delText>undefined</w:delText>
                              </w:r>
                            </w:del>
                            <w:del w:id="33" w:date="2025-11-26T23:36:53Z" w:author="Andres Moles">
                              <w:r>
                                <w:rPr/>
                                <w:fldChar w:fldCharType="end" w:fldLock="0"/>
                              </w:r>
                            </w:del>
                          </w:p>
                          <w:p>
                            <w:pPr>
                              <w:pStyle w:val="Body Text"/>
                              <w:spacing w:before="134"/>
                              <w:ind w:left="898" w:firstLine="0"/>
                              <w:rPr>
                                <w:rStyle w:val="None"/>
                                <w:shd w:val="clear" w:color="auto" w:fill="fdf9d7"/>
                              </w:rPr>
                            </w:pPr>
                            <w:r>
                              <w:rPr>
                                <w:rStyle w:val="None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ID riunione: </w:t>
                            </w:r>
                            <w:del w:id="34" w:date="2025-11-26T23:37:02Z" w:author="Andres Moles">
                              <w:r>
                                <w:rPr>
                                  <w:rStyle w:val="None"/>
                                  <w:shd w:val="clear" w:color="auto" w:fill="fdf9d7"/>
                                  <w:rtl w:val="0"/>
                                  <w:lang w:val="it-IT"/>
                                </w:rPr>
                                <w:delText>undefined</w:delText>
                              </w:r>
                            </w:del>
                            <w:ins w:id="35" w:date="2025-11-26T23:37:02Z" w:author="Andres Moles">
                              <w:r>
                                <w:rPr>
                                  <w:rStyle w:val="None"/>
                                  <w:shd w:val="clear" w:color="auto" w:fill="fdf9d7"/>
                                  <w:rtl w:val="0"/>
                                  <w:lang w:val="it-IT"/>
                                </w:rPr>
                                <w:t>{{ZOOM_MEETING_ID}}</w:t>
                              </w:r>
                            </w:ins>
                          </w:p>
                          <w:p>
                            <w:pPr>
                              <w:pStyle w:val="Body Text"/>
                              <w:spacing w:before="134"/>
                              <w:ind w:left="898" w:firstLine="0"/>
                            </w:pPr>
                            <w:r>
                              <w:rPr>
                                <w:rStyle w:val="None"/>
                                <w:shd w:val="clear" w:color="auto" w:fill="fdf9d7"/>
                                <w:rtl w:val="0"/>
                                <w:lang w:val="it-IT"/>
                              </w:rPr>
                              <w:t xml:space="preserve">Passcode: AI: </w:t>
                            </w:r>
                            <w:del w:id="36" w:date="2025-11-26T23:37:11Z" w:author="Andres Moles">
                              <w:r>
                                <w:rPr>
                                  <w:rStyle w:val="None"/>
                                  <w:shd w:val="clear" w:color="auto" w:fill="fdf9d7"/>
                                  <w:rtl w:val="0"/>
                                  <w:lang w:val="it-IT"/>
                                </w:rPr>
                                <w:delText>Intelligenza Artificiale (1)</w:delText>
                              </w:r>
                            </w:del>
                            <w:ins w:id="37" w:date="2025-11-26T23:37:11Z" w:author="Andres Moles">
                              <w:r>
                                <w:rPr>
                                  <w:rStyle w:val="None"/>
                                  <w:shd w:val="clear" w:color="auto" w:fill="fdf9d7"/>
                                  <w:rtl w:val="0"/>
                                  <w:lang w:val="it-IT"/>
                                </w:rPr>
                                <w:t>{{ZOOM_PASSCODE}}</w:t>
                              </w:r>
                            </w:ins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6.9pt;margin-top:23.3pt;width:714.0pt;height:268.4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before="11"/>
                        <w:rPr>
                          <w:b w:val="1"/>
                          <w:bCs w:val="1"/>
                          <w:sz w:val="32"/>
                          <w:szCs w:val="32"/>
                        </w:rPr>
                      </w:pPr>
                    </w:p>
                    <w:p>
                      <w:pPr>
                        <w:pStyle w:val="Body Text"/>
                        <w:spacing w:before="1"/>
                        <w:ind w:left="898" w:firstLine="0"/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Denominazione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ente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accreditato: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…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…</w:t>
                      </w:r>
                      <w:del w:id="38" w:date="2025-11-26T23:33:59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undefined</w:delText>
                        </w:r>
                      </w:del>
                      <w:ins w:id="39" w:date="2025-11-26T23:33:59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t>{{ENTE_NOME}}</w:t>
                        </w:r>
                      </w:ins>
                    </w:p>
                    <w:p>
                      <w:pPr>
                        <w:pStyle w:val="Body Text"/>
                        <w:spacing w:before="134"/>
                        <w:ind w:left="898" w:firstLine="0"/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Sede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Accreditata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di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riferimento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 xml:space="preserve">…… </w:t>
                      </w:r>
                      <w:del w:id="40" w:date="2025-11-26T23:34:21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undefined</w:delText>
                        </w:r>
                      </w:del>
                      <w:ins w:id="41" w:date="2025-11-26T23:34:21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t>{{SEDE_ACCREDITATA}}</w:t>
                        </w:r>
                      </w:ins>
                    </w:p>
                    <w:p>
                      <w:pPr>
                        <w:pStyle w:val="Body Text"/>
                        <w:spacing w:before="135"/>
                        <w:ind w:left="898" w:firstLine="0"/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Piattaforma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utilizzata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:</w:t>
                      </w:r>
                      <w:r>
                        <w:rPr>
                          <w:spacing w:val="0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………</w:t>
                      </w:r>
                      <w:del w:id="42" w:date="2025-11-26T23:34:49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Zoom</w:delText>
                        </w:r>
                      </w:del>
                      <w:ins w:id="43" w:date="2025-11-26T23:34:49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t>{{PIATTAFORMA}}</w:t>
                        </w:r>
                      </w:ins>
                    </w:p>
                    <w:p>
                      <w:pPr>
                        <w:pStyle w:val="Body Text"/>
                        <w:spacing w:before="135"/>
                        <w:ind w:left="898" w:firstLine="0"/>
                        <w:rPr>
                          <w:del w:id="44" w:date="2025-11-26T23:35:05Z" w:author="Andres Moles"/>
                        </w:rPr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Titolo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del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corso:</w:t>
                      </w:r>
                      <w:r>
                        <w:rPr>
                          <w:spacing w:val="0"/>
                          <w:rtl w:val="0"/>
                          <w:lang w:val="it-IT"/>
                        </w:rPr>
                        <w:t xml:space="preserve"> …… </w:t>
                      </w:r>
                      <w:del w:id="45" w:date="2025-11-26T23:35:05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AI: Intelligenza Artificiale (1)</w:delText>
                        </w:r>
                      </w:del>
                    </w:p>
                    <w:p>
                      <w:pPr>
                        <w:pStyle w:val="Body Text"/>
                        <w:spacing w:before="135"/>
                        <w:ind w:left="898" w:firstLine="0"/>
                        <w:rPr>
                          <w:ins w:id="46" w:date="2025-11-26T23:35:06Z" w:author="Andres Moles"/>
                        </w:rPr>
                      </w:pPr>
                      <w:ins w:id="47" w:date="2025-11-26T23:35:06Z" w:author="Andres Moles">
                        <w:r>
                          <w:rPr>
                            <w:rtl w:val="0"/>
                            <w:lang w:val="it-IT"/>
                          </w:rPr>
                          <w:t>{{NOME_CORSO}}</w:t>
                        </w:r>
                      </w:ins>
                    </w:p>
                    <w:p>
                      <w:pPr>
                        <w:pStyle w:val="Body Text"/>
                        <w:spacing w:before="135"/>
                        <w:ind w:left="898" w:firstLine="0"/>
                        <w:rPr>
                          <w:del w:id="48" w:date="2025-11-26T23:35:24Z" w:author="Andres Moles"/>
                        </w:rPr>
                      </w:pP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>ID Corso</w:t>
                      </w:r>
                      <w:r>
                        <w:rPr>
                          <w:spacing w:val="0"/>
                          <w:rtl w:val="0"/>
                          <w:lang w:val="it-IT"/>
                        </w:rPr>
                        <w:t xml:space="preserve">/Progetto: </w:t>
                      </w:r>
                      <w:r>
                        <w:rPr>
                          <w:spacing w:val="0"/>
                          <w:rtl w:val="0"/>
                          <w:lang w:val="it-IT"/>
                        </w:rPr>
                        <w:t>………</w:t>
                      </w:r>
                      <w:del w:id="49" w:date="2025-11-26T23:35:24Z" w:author="Andres Moles">
                        <w:r>
                          <w:rPr>
                            <w:spacing w:val="0"/>
                            <w:rtl w:val="0"/>
                            <w:lang w:val="it-IT"/>
                          </w:rPr>
                          <w:delText>Id corso 47816    ID sezione 47816</w:delText>
                        </w:r>
                      </w:del>
                    </w:p>
                    <w:p>
                      <w:pPr>
                        <w:pStyle w:val="Body Text"/>
                        <w:spacing w:before="132"/>
                        <w:ind w:left="898" w:firstLine="0"/>
                        <w:rPr>
                          <w:ins w:id="50" w:date="2025-11-26T23:35:26Z" w:author="Andres Moles"/>
                        </w:rPr>
                      </w:pPr>
                      <w:ins w:id="51" w:date="2025-11-26T23:35:26Z" w:author="Andres Moles">
                        <w:r>
                          <w:rPr>
                            <w:rtl w:val="0"/>
                            <w:lang w:val="it-IT"/>
                          </w:rPr>
                          <w:t>Id corso {{ID_CORSO}} ID sezione {{ID_SEZIONE}}</w:t>
                        </w:r>
                      </w:ins>
                    </w:p>
                    <w:p>
                      <w:pPr>
                        <w:pStyle w:val="Body Text"/>
                        <w:spacing w:before="132"/>
                        <w:ind w:left="898" w:firstLine="0"/>
                        <w:rPr>
                          <w:del w:id="52" w:date="2025-11-26T23:35:38Z" w:author="Andres Moles"/>
                        </w:rPr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Numero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di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ore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in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FAD</w:t>
                      </w:r>
                      <w:r>
                        <w:rPr>
                          <w:spacing w:val="0"/>
                          <w:rtl w:val="0"/>
                          <w:lang w:val="it-IT"/>
                        </w:rPr>
                        <w:t xml:space="preserve">… </w:t>
                      </w:r>
                      <w:del w:id="53" w:date="2025-11-26T23:35:38Z" w:author="Andres Moles">
                        <w:r>
                          <w:rPr>
                            <w:spacing w:val="0"/>
                            <w:rtl w:val="0"/>
                            <w:lang w:val="it-IT"/>
                          </w:rPr>
                          <w:delText>undefined</w:delText>
                        </w:r>
                      </w:del>
                    </w:p>
                    <w:p>
                      <w:pPr>
                        <w:pStyle w:val="Body Text"/>
                        <w:spacing w:before="134"/>
                        <w:ind w:left="898" w:firstLine="0"/>
                        <w:rPr>
                          <w:ins w:id="54" w:date="2025-11-26T23:35:39Z" w:author="Andres Moles"/>
                        </w:rPr>
                      </w:pPr>
                      <w:ins w:id="55" w:date="2025-11-26T23:35:39Z" w:author="Andres Moles">
                        <w:r>
                          <w:rPr>
                            <w:rtl w:val="0"/>
                            <w:lang w:val="it-IT"/>
                          </w:rPr>
                          <w:t>{{ORE_FAD}}</w:t>
                        </w:r>
                      </w:ins>
                    </w:p>
                    <w:p>
                      <w:pPr>
                        <w:pStyle w:val="Body Text"/>
                        <w:spacing w:before="134"/>
                        <w:ind w:left="898" w:firstLine="0"/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Offerta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Formativa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in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Gefo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o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SIUF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…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…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 xml:space="preserve">1020 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 xml:space="preserve">– 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GOL Offerta per Formazione mirata all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’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>inserimento lavorativo</w:t>
                      </w:r>
                    </w:p>
                    <w:p>
                      <w:pPr>
                        <w:pStyle w:val="Body Text"/>
                        <w:spacing w:before="135"/>
                        <w:ind w:left="898" w:firstLine="0"/>
                        <w:rPr>
                          <w:del w:id="56" w:date="2025-11-26T23:35:52Z" w:author="Andres Moles"/>
                          <w:rStyle w:val="None A"/>
                        </w:rPr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Referente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delle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attivit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à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 xml:space="preserve"> …… </w:t>
                      </w:r>
                      <w:del w:id="57" w:date="2025-11-26T23:35:52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xxxxxxxxxxxxx</w:delText>
                        </w:r>
                      </w:del>
                    </w:p>
                    <w:p>
                      <w:pPr>
                        <w:pStyle w:val="Body Text"/>
                        <w:spacing w:before="135"/>
                        <w:ind w:left="898" w:firstLine="0"/>
                        <w:rPr>
                          <w:outline w:val="0"/>
                          <w:color w:val="3b3b3b"/>
                          <w:u w:color="3b3b3b"/>
                          <w14:textFill>
                            <w14:solidFill>
                              <w14:srgbClr w14:val="3B3B3B"/>
                            </w14:solidFill>
                          </w14:textFill>
                        </w:rPr>
                      </w:pPr>
                      <w:del w:id="58" w:date="2025-11-26T23:35:52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undefined</w:delText>
                        </w:r>
                      </w:del>
                      <w:ins w:id="59" w:date="2025-11-26T23:35:52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t>{{NOME_DOCENTE}}</w:t>
                        </w:r>
                      </w:ins>
                    </w:p>
                    <w:p>
                      <w:pPr>
                        <w:pStyle w:val="Body Text"/>
                        <w:spacing w:before="135"/>
                        <w:ind w:left="898" w:firstLine="0"/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E-mail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n.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it-IT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telefono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 xml:space="preserve">…… </w:t>
                      </w:r>
                      <w:r>
                        <w:rPr>
                          <w:rStyle w:val="None A"/>
                          <w:rtl w:val="0"/>
                          <w:lang w:val="it-IT"/>
                        </w:rPr>
                        <w:t xml:space="preserve"> </w:t>
                      </w:r>
                      <w:del w:id="60" w:date="2025-11-26T23:36:07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undefined</w:delText>
                        </w:r>
                      </w:del>
                      <w:ins w:id="61" w:date="2025-11-26T23:36:07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t>{{DOCENTE_EMAIL}}</w:t>
                        </w:r>
                      </w:ins>
                      <w:r>
                        <w:rPr>
                          <w:rStyle w:val="None A"/>
                          <w:rtl w:val="0"/>
                          <w:lang w:val="it-IT"/>
                        </w:rPr>
                        <w:t xml:space="preserve">     </w:t>
                      </w:r>
                      <w:del w:id="62" w:date="2025-11-26T23:36:20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delText>undefined</w:delText>
                        </w:r>
                      </w:del>
                      <w:ins w:id="63" w:date="2025-11-26T23:36:20Z" w:author="Andres Moles">
                        <w:r>
                          <w:rPr>
                            <w:rStyle w:val="None A"/>
                            <w:rtl w:val="0"/>
                            <w:lang w:val="it-IT"/>
                          </w:rPr>
                          <w:t>{{DOCENTE_TELEFONO}}</w:t>
                        </w:r>
                      </w:ins>
                    </w:p>
                    <w:p>
                      <w:pPr>
                        <w:pStyle w:val="Body A"/>
                        <w:ind w:left="178" w:firstLine="720"/>
                        <w:rPr>
                          <w:ins w:id="64" w:date="2025-11-26T23:36:50Z" w:author="Andres Moles"/>
                          <w:shd w:val="clear" w:color="auto" w:fill="ffffff"/>
                        </w:rPr>
                      </w:pP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Utenza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Guest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per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permettere</w:t>
                      </w:r>
                      <w:r>
                        <w:rPr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Il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controllo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de-DE"/>
                        </w:rPr>
                        <w:t>di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>Regione</w:t>
                      </w:r>
                      <w:r>
                        <w:rPr>
                          <w:spacing w:val="0"/>
                          <w:shd w:val="clear" w:color="auto" w:fill="fdf9d7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hd w:val="clear" w:color="auto" w:fill="fdf9d7"/>
                          <w:rtl w:val="0"/>
                          <w:lang w:val="it-IT"/>
                        </w:rPr>
                        <w:t xml:space="preserve">Lombardia:  </w:t>
                      </w:r>
                      <w:ins w:id="65" w:date="2025-11-26T23:36:50Z" w:author="Andres Moles">
                        <w:r>
                          <w:rPr>
                            <w:rtl w:val="0"/>
                            <w:lang w:val="de-DE"/>
                          </w:rPr>
                          <w:t>{{PIATTAFORMA}}</w:t>
                        </w:r>
                      </w:ins>
                    </w:p>
                    <w:p>
                      <w:pPr>
                        <w:pStyle w:val="Body A"/>
                        <w:ind w:left="178" w:firstLine="720"/>
                        <w:rPr>
                          <w:del w:id="66" w:date="2025-11-26T23:36:53Z" w:author="Andres Moles"/>
                          <w:shd w:val="clear" w:color="auto" w:fill="fdf9d7"/>
                        </w:rPr>
                      </w:pPr>
                    </w:p>
                    <w:p>
                      <w:pPr>
                        <w:pStyle w:val="Body A"/>
                        <w:ind w:left="178" w:firstLine="720"/>
                        <w:rPr>
                          <w:rStyle w:val="None"/>
                          <w:shd w:val="clear" w:color="auto" w:fill="fdf9d7"/>
                        </w:rPr>
                      </w:pPr>
                      <w:del w:id="67" w:date="2025-11-26T23:36:53Z" w:author="Andres Moles">
                        <w:r>
                          <w:rPr>
                            <w:rStyle w:val="Hyperlink.0"/>
                          </w:rPr>
                          <w:fldChar w:fldCharType="begin" w:fldLock="0"/>
                        </w:r>
                      </w:del>
                      <w:del w:id="68" w:date="2025-11-26T23:36:53Z" w:author="Andres Moles">
                        <w:r>
                          <w:rPr>
                            <w:rStyle w:val="Hyperlink.0"/>
                          </w:rPr>
                          <w:delInstrText xml:space="preserve"> HYPERLINK "https://us06web.zoom.us/j/83443460156?pwd=wnP21d7zhXHbn6AbTWnJYBMTvt8fIR.1"</w:delInstrText>
                        </w:r>
                      </w:del>
                      <w:del w:id="69" w:date="2025-11-26T23:36:53Z" w:author="Andres Moles">
                        <w:r>
                          <w:rPr>
                            <w:rStyle w:val="Hyperlink.0"/>
                          </w:rPr>
                          <w:fldChar w:fldCharType="separate" w:fldLock="0"/>
                        </w:r>
                      </w:del>
                      <w:del w:id="70" w:date="2025-11-26T23:36:53Z" w:author="Andres Moles">
                        <w:r>
                          <w:rPr>
                            <w:rStyle w:val="Hyperlink.0"/>
                            <w:rtl w:val="0"/>
                            <w:lang w:val="de-DE"/>
                          </w:rPr>
                          <w:delText>undefined</w:delText>
                        </w:r>
                      </w:del>
                      <w:del w:id="71" w:date="2025-11-26T23:36:53Z" w:author="Andres Moles">
                        <w:r>
                          <w:rPr/>
                          <w:fldChar w:fldCharType="end" w:fldLock="0"/>
                        </w:r>
                      </w:del>
                    </w:p>
                    <w:p>
                      <w:pPr>
                        <w:pStyle w:val="Body Text"/>
                        <w:spacing w:before="134"/>
                        <w:ind w:left="898" w:firstLine="0"/>
                        <w:rPr>
                          <w:rStyle w:val="None"/>
                          <w:shd w:val="clear" w:color="auto" w:fill="fdf9d7"/>
                        </w:rPr>
                      </w:pPr>
                      <w:r>
                        <w:rPr>
                          <w:rStyle w:val="None"/>
                          <w:shd w:val="clear" w:color="auto" w:fill="fdf9d7"/>
                          <w:rtl w:val="0"/>
                          <w:lang w:val="it-IT"/>
                        </w:rPr>
                        <w:t xml:space="preserve">ID riunione: </w:t>
                      </w:r>
                      <w:del w:id="72" w:date="2025-11-26T23:37:02Z" w:author="Andres Moles">
                        <w:r>
                          <w:rPr>
                            <w:rStyle w:val="None"/>
                            <w:shd w:val="clear" w:color="auto" w:fill="fdf9d7"/>
                            <w:rtl w:val="0"/>
                            <w:lang w:val="it-IT"/>
                          </w:rPr>
                          <w:delText>undefined</w:delText>
                        </w:r>
                      </w:del>
                      <w:ins w:id="73" w:date="2025-11-26T23:37:02Z" w:author="Andres Moles">
                        <w:r>
                          <w:rPr>
                            <w:rStyle w:val="None"/>
                            <w:shd w:val="clear" w:color="auto" w:fill="fdf9d7"/>
                            <w:rtl w:val="0"/>
                            <w:lang w:val="it-IT"/>
                          </w:rPr>
                          <w:t>{{ZOOM_MEETING_ID}}</w:t>
                        </w:r>
                      </w:ins>
                    </w:p>
                    <w:p>
                      <w:pPr>
                        <w:pStyle w:val="Body Text"/>
                        <w:spacing w:before="134"/>
                        <w:ind w:left="898" w:firstLine="0"/>
                      </w:pPr>
                      <w:r>
                        <w:rPr>
                          <w:rStyle w:val="None"/>
                          <w:shd w:val="clear" w:color="auto" w:fill="fdf9d7"/>
                          <w:rtl w:val="0"/>
                          <w:lang w:val="it-IT"/>
                        </w:rPr>
                        <w:t xml:space="preserve">Passcode: AI: </w:t>
                      </w:r>
                      <w:del w:id="74" w:date="2025-11-26T23:37:11Z" w:author="Andres Moles">
                        <w:r>
                          <w:rPr>
                            <w:rStyle w:val="None"/>
                            <w:shd w:val="clear" w:color="auto" w:fill="fdf9d7"/>
                            <w:rtl w:val="0"/>
                            <w:lang w:val="it-IT"/>
                          </w:rPr>
                          <w:delText>Intelligenza Artificiale (1)</w:delText>
                        </w:r>
                      </w:del>
                      <w:ins w:id="75" w:date="2025-11-26T23:37:11Z" w:author="Andres Moles">
                        <w:r>
                          <w:rPr>
                            <w:rStyle w:val="None"/>
                            <w:shd w:val="clear" w:color="auto" w:fill="fdf9d7"/>
                            <w:rtl w:val="0"/>
                            <w:lang w:val="it-IT"/>
                          </w:rPr>
                          <w:t>{{ZOOM_PASSCODE}}</w:t>
                        </w:r>
                      </w:ins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Style w:val="None A"/>
          <w:rtl w:val="0"/>
        </w:rPr>
        <w:t>DATI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s-ES_tradnl"/>
        </w:rPr>
        <w:t>IDENTIFICATIVI</w:t>
      </w:r>
    </w:p>
    <w:p>
      <w:pPr>
        <w:pStyle w:val="List Paragraph"/>
        <w:tabs>
          <w:tab w:val="left" w:pos="773"/>
          <w:tab w:val="left" w:pos="774"/>
        </w:tabs>
        <w:spacing w:before="90" w:after="135"/>
        <w:ind w:left="112" w:firstLine="0"/>
        <w:rPr>
          <w:rStyle w:val="None A"/>
          <w:sz w:val="20"/>
          <w:szCs w:val="20"/>
        </w:rPr>
      </w:pPr>
    </w:p>
    <w:p>
      <w:pPr>
        <w:pStyle w:val="List Paragraph"/>
        <w:tabs>
          <w:tab w:val="left" w:pos="773"/>
          <w:tab w:val="left" w:pos="774"/>
        </w:tabs>
        <w:spacing w:before="90" w:after="135"/>
        <w:ind w:left="112" w:firstLine="0"/>
        <w:rPr>
          <w:rStyle w:val="None A"/>
          <w:sz w:val="20"/>
          <w:szCs w:val="20"/>
        </w:rPr>
      </w:pPr>
    </w:p>
    <w:p>
      <w:pPr>
        <w:pStyle w:val="List Paragraph"/>
        <w:tabs>
          <w:tab w:val="left" w:pos="773"/>
          <w:tab w:val="left" w:pos="774"/>
        </w:tabs>
        <w:spacing w:before="90" w:after="135"/>
        <w:ind w:left="112" w:firstLine="0"/>
        <w:rPr>
          <w:rStyle w:val="None A"/>
          <w:sz w:val="20"/>
          <w:szCs w:val="20"/>
        </w:rPr>
      </w:pPr>
    </w:p>
    <w:p>
      <w:pPr>
        <w:pStyle w:val="List Paragraph"/>
        <w:numPr>
          <w:ilvl w:val="0"/>
          <w:numId w:val="3"/>
        </w:numPr>
        <w:bidi w:val="0"/>
        <w:spacing w:before="90" w:after="135"/>
        <w:ind w:right="0"/>
        <w:jc w:val="left"/>
        <w:rPr>
          <w:rtl w:val="0"/>
          <w:lang w:val="it-IT"/>
        </w:rPr>
      </w:pPr>
      <w:r>
        <w:rPr>
          <w:rStyle w:val="None"/>
          <w:b w:val="1"/>
          <w:bCs w:val="1"/>
          <w:rtl w:val="0"/>
          <w:lang w:val="it-IT"/>
        </w:rPr>
        <w:t>Strumenti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e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modalit</w:t>
      </w:r>
      <w:r>
        <w:rPr>
          <w:rStyle w:val="None"/>
          <w:b w:val="1"/>
          <w:bCs w:val="1"/>
          <w:rtl w:val="0"/>
          <w:lang w:val="it-IT"/>
        </w:rPr>
        <w:t>à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di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gestione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del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servizio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in</w:t>
      </w:r>
      <w:r>
        <w:rPr>
          <w:rStyle w:val="None"/>
          <w:b w:val="1"/>
          <w:bCs w:val="1"/>
          <w:spacing w:val="0"/>
          <w:rtl w:val="0"/>
          <w:lang w:val="it-IT"/>
        </w:rPr>
        <w:t xml:space="preserve"> </w:t>
      </w:r>
      <w:r>
        <w:rPr>
          <w:rStyle w:val="None"/>
          <w:b w:val="1"/>
          <w:bCs w:val="1"/>
          <w:rtl w:val="0"/>
          <w:lang w:val="it-IT"/>
        </w:rPr>
        <w:t>modalit</w:t>
      </w:r>
      <w:r>
        <w:rPr>
          <w:rStyle w:val="None"/>
          <w:b w:val="1"/>
          <w:bCs w:val="1"/>
          <w:rtl w:val="0"/>
          <w:lang w:val="it-IT"/>
        </w:rPr>
        <w:t xml:space="preserve">à </w:t>
      </w:r>
      <w:r>
        <w:rPr>
          <w:rStyle w:val="None"/>
          <w:b w:val="1"/>
          <w:bCs w:val="1"/>
          <w:rtl w:val="0"/>
          <w:lang w:val="it-IT"/>
        </w:rPr>
        <w:t>e-learning</w:t>
      </w:r>
      <w:r>
        <w:rPr>
          <w:rStyle w:val="None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9067800" cy="262255"/>
                <wp:effectExtent l="0" t="0" r="0" b="0"/>
                <wp:docPr id="1073741829" name="officeArt object" descr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0" cy="262255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68" w:lineRule="exact"/>
                              <w:ind w:left="898" w:firstLine="0"/>
                            </w:pP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Piattaforma Zoom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8" type="#_x0000_t202" style="visibility:visible;width:714.0pt;height:20.6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68" w:lineRule="exact"/>
                        <w:ind w:left="898" w:firstLine="0"/>
                      </w:pPr>
                      <w:r>
                        <w:rPr>
                          <w:rStyle w:val="None A"/>
                          <w:rtl w:val="0"/>
                          <w:lang w:val="it-IT"/>
                        </w:rPr>
                        <w:t>Piattaforma Zoom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Body Text"/>
        <w:spacing w:before="4" w:after="1"/>
        <w:rPr>
          <w:rStyle w:val="None"/>
          <w:b w:val="1"/>
          <w:bCs w:val="1"/>
          <w:sz w:val="11"/>
          <w:szCs w:val="11"/>
        </w:rPr>
      </w:pPr>
    </w:p>
    <w:p>
      <w:pPr>
        <w:pStyle w:val="Heading 2"/>
        <w:numPr>
          <w:ilvl w:val="0"/>
          <w:numId w:val="4"/>
        </w:numPr>
        <w:spacing w:before="93"/>
      </w:pPr>
      <w:r>
        <w:rPr>
          <w:rStyle w:val="None A"/>
          <w:rtl w:val="0"/>
        </w:rPr>
        <w:t>Moduli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realizzati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in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modalit</w:t>
      </w:r>
      <w:r>
        <w:rPr>
          <w:rStyle w:val="None A"/>
          <w:rtl w:val="0"/>
        </w:rPr>
        <w:t>à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n-US"/>
        </w:rPr>
        <w:t>e-learning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e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obiettivi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di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apprendimento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rispetto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alle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n-US"/>
        </w:rPr>
        <w:t>unit</w:t>
      </w:r>
      <w:r>
        <w:rPr>
          <w:rStyle w:val="None A"/>
          <w:rtl w:val="0"/>
        </w:rPr>
        <w:t>à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formative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del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percorso</w:t>
      </w:r>
    </w:p>
    <w:p>
      <w:pPr>
        <w:pStyle w:val="Heading 2"/>
        <w:tabs>
          <w:tab w:val="left" w:pos="823"/>
          <w:tab w:val="left" w:pos="824"/>
        </w:tabs>
        <w:spacing w:before="93"/>
        <w:ind w:left="0" w:firstLine="0"/>
        <w:rPr>
          <w:del w:id="76" w:date="2025-11-26T23:37:25Z" w:author="Andres Moles"/>
        </w:rPr>
      </w:pPr>
      <w:r>
        <w:rPr>
          <w:rStyle w:val="None A"/>
        </w:rPr>
        <w:tab/>
      </w:r>
      <w:ins w:id="77" w:date="2025-11-26T23:37:26Z" w:author="Andres Moles">
        <w:r>
          <w:rPr>
            <w:rStyle w:val="None A"/>
            <w:rtl w:val="0"/>
            <w:lang w:val="it-IT"/>
          </w:rPr>
          <w:t>{#LISTA_ARGOMENTI} - {{argomento}} (dal modulo: {{modulo}}) {/LISTA_ARGOMENTI}</w:t>
        </w:r>
      </w:ins>
      <w:del w:id="78" w:date="2025-11-26T23:37:25Z" w:author="Andres Moles">
        <w:r>
          <w:rPr>
            <w:rStyle w:val="None"/>
            <w:rtl w:val="0"/>
            <w:lang w:val="en-US"/>
          </w:rPr>
          <w:delText>{#LISTA_ARGOMENTI}</w:delText>
        </w:r>
      </w:del>
    </w:p>
    <w:p>
      <w:pPr>
        <w:pStyle w:val="Default"/>
        <w:suppressAutoHyphens w:val="1"/>
        <w:spacing w:before="0" w:line="240" w:lineRule="auto"/>
        <w:rPr>
          <w:del w:id="79" w:date="2025-11-26T23:37:25Z" w:author="Andres Moles"/>
          <w:rStyle w:val="None"/>
          <w:rFonts w:ascii="Menlo Regular" w:cs="Menlo Regular" w:hAnsi="Menlo Regular" w:eastAsia="Menlo Regular"/>
          <w:outline w:val="0"/>
          <w:color w:val="3b3b3b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del w:id="80" w:date="2025-11-26T23:37:25Z" w:author="Andres Moles">
        <w:r>
          <w:rPr>
            <w:rStyle w:val="None"/>
            <w:rFonts w:ascii="Menlo Regular" w:hAnsi="Menlo Regular"/>
            <w:outline w:val="0"/>
            <w:color w:val="3b3b3b"/>
            <w:u w:color="3b3b3b"/>
            <w:shd w:val="clear" w:color="auto" w:fill="ffffff"/>
            <w:rtl w:val="0"/>
            <w:lang w:val="it-IT"/>
            <w14:textFill>
              <w14:solidFill>
                <w14:srgbClr w14:val="3B3B3B"/>
              </w14:solidFill>
            </w14:textFill>
          </w:rPr>
          <w:delText xml:space="preserve">       - undefined (dal modulo: undefined)</w:delText>
        </w:r>
      </w:del>
    </w:p>
    <w:p>
      <w:pPr>
        <w:pStyle w:val="Default"/>
        <w:suppressAutoHyphens w:val="1"/>
        <w:spacing w:before="0" w:line="240" w:lineRule="auto"/>
        <w:rPr>
          <w:rStyle w:val="None"/>
          <w:rFonts w:ascii="Menlo Regular" w:cs="Menlo Regular" w:hAnsi="Menlo Regular" w:eastAsia="Menlo Regular"/>
          <w:outline w:val="0"/>
          <w:color w:val="3b3b3b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del w:id="81" w:date="2025-11-26T23:37:25Z" w:author="Andres Moles">
        <w:r>
          <w:rPr>
            <w:rStyle w:val="None"/>
            <w:rFonts w:ascii="Menlo Regular" w:hAnsi="Menlo Regular"/>
            <w:outline w:val="0"/>
            <w:color w:val="3b3b3b"/>
            <w:u w:color="3b3b3b"/>
            <w:shd w:val="clear" w:color="auto" w:fill="ffffff"/>
            <w:rtl w:val="0"/>
            <w:lang w:val="it-IT"/>
            <w14:textFill>
              <w14:solidFill>
                <w14:srgbClr w14:val="3B3B3B"/>
              </w14:solidFill>
            </w14:textFill>
          </w:rPr>
          <w:delText xml:space="preserve">      </w:delText>
        </w:r>
      </w:del>
      <w:del w:id="82" w:date="2025-11-26T23:37:25Z" w:author="Andres Moles">
        <w:r>
          <w:rPr>
            <w:rStyle w:val="None"/>
            <w:rFonts w:ascii="Menlo Regular" w:hAnsi="Menlo Regular"/>
            <w:outline w:val="0"/>
            <w:color w:val="3b3b3b"/>
            <w:u w:color="3b3b3b"/>
            <w:shd w:val="clear" w:color="auto" w:fill="ffffff"/>
            <w:rtl w:val="0"/>
            <w:lang w:val="en-US"/>
            <w14:textFill>
              <w14:solidFill>
                <w14:srgbClr w14:val="3B3B3B"/>
              </w14:solidFill>
            </w14:textFill>
          </w:rPr>
          <w:delText>{/LISTA_ARGOMENTI}</w:delText>
        </w:r>
      </w:del>
    </w:p>
    <w:p>
      <w:pPr>
        <w:pStyle w:val="Heading 2"/>
        <w:tabs>
          <w:tab w:val="left" w:pos="823"/>
          <w:tab w:val="left" w:pos="824"/>
        </w:tabs>
        <w:spacing w:before="93"/>
        <w:ind w:left="0" w:firstLine="0"/>
      </w:pPr>
    </w:p>
    <w:p>
      <w:pPr>
        <w:pStyle w:val="Heading 2"/>
        <w:numPr>
          <w:ilvl w:val="0"/>
          <w:numId w:val="4"/>
        </w:numPr>
        <w:spacing w:before="182"/>
      </w:pPr>
      <w:r>
        <w:rPr>
          <w:rStyle w:val="None A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line">
                  <wp:posOffset>375920</wp:posOffset>
                </wp:positionV>
                <wp:extent cx="9067800" cy="368300"/>
                <wp:effectExtent l="0" t="0" r="0" b="0"/>
                <wp:wrapTopAndBottom distT="0" distB="0"/>
                <wp:docPr id="1073741830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0" cy="368300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68" w:lineRule="exact"/>
                              <w:ind w:firstLine="720"/>
                            </w:pPr>
                            <w:r>
                              <w:rPr>
                                <w:rStyle w:val="None A"/>
                                <w:rtl w:val="0"/>
                                <w:lang w:val="it-IT"/>
                              </w:rPr>
                              <w:t>Scritto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7.0pt;margin-top:29.6pt;width:714.0pt;height:29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68" w:lineRule="exact"/>
                        <w:ind w:firstLine="720"/>
                      </w:pPr>
                      <w:r>
                        <w:rPr>
                          <w:rStyle w:val="None A"/>
                          <w:rtl w:val="0"/>
                          <w:lang w:val="it-IT"/>
                        </w:rPr>
                        <w:t>Scritto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Style w:val="None"/>
          <w:rtl w:val="0"/>
          <w:lang w:val="it-IT"/>
        </w:rPr>
        <w:t>Modalit</w:t>
      </w:r>
      <w:r>
        <w:rPr>
          <w:rStyle w:val="None A"/>
          <w:rtl w:val="0"/>
        </w:rPr>
        <w:t>à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di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valutazione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dell'apprendimento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s-ES_tradnl"/>
        </w:rPr>
        <w:t>durante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il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percorso</w:t>
      </w:r>
      <w:r>
        <w:rPr>
          <w:rStyle w:val="None"/>
          <w:spacing w:val="0"/>
          <w:rtl w:val="0"/>
        </w:rPr>
        <w:t xml:space="preserve"> </w:t>
      </w:r>
      <w:r>
        <w:rPr>
          <w:rStyle w:val="None A"/>
          <w:rtl w:val="0"/>
        </w:rPr>
        <w:t>in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it-IT"/>
        </w:rPr>
        <w:t>modalit</w:t>
      </w:r>
      <w:r>
        <w:rPr>
          <w:rStyle w:val="None A"/>
          <w:rtl w:val="0"/>
        </w:rPr>
        <w:t>à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n-US"/>
        </w:rPr>
        <w:t>e-learning,</w:t>
      </w:r>
    </w:p>
    <w:p>
      <w:pPr>
        <w:pStyle w:val="Body Text"/>
        <w:spacing w:before="11"/>
        <w:rPr>
          <w:rStyle w:val="None"/>
          <w:b w:val="1"/>
          <w:bCs w:val="1"/>
          <w:sz w:val="29"/>
          <w:szCs w:val="29"/>
        </w:rPr>
      </w:pPr>
      <w:r>
        <w:rPr>
          <w:rStyle w:val="None"/>
          <w:b w:val="1"/>
          <w:bCs w:val="1"/>
          <w:sz w:val="29"/>
          <w:szCs w:val="29"/>
          <w:rtl w:val="0"/>
          <w:lang w:val="it-IT"/>
        </w:rPr>
        <w:t xml:space="preserve"> </w:t>
      </w:r>
    </w:p>
    <w:p>
      <w:pPr>
        <w:pStyle w:val="List Paragraph"/>
        <w:tabs>
          <w:tab w:val="left" w:pos="473"/>
        </w:tabs>
        <w:ind w:left="0" w:firstLine="0"/>
        <w:rPr>
          <w:rStyle w:val="None"/>
          <w:b w:val="1"/>
          <w:bCs w:val="1"/>
          <w:shd w:val="clear" w:color="auto" w:fill="fdf9d7"/>
        </w:rPr>
      </w:pPr>
    </w:p>
    <w:p>
      <w:pPr>
        <w:pStyle w:val="List Paragraph"/>
        <w:tabs>
          <w:tab w:val="left" w:pos="473"/>
        </w:tabs>
        <w:ind w:left="0" w:firstLine="0"/>
        <w:rPr>
          <w:rStyle w:val="None"/>
          <w:b w:val="1"/>
          <w:bCs w:val="1"/>
          <w:shd w:val="clear" w:color="auto" w:fill="fdf9d7"/>
        </w:rPr>
      </w:pPr>
      <w:r>
        <w:rPr>
          <w:rStyle w:val="None"/>
          <w:b w:val="1"/>
          <w:bCs w:val="1"/>
          <w:shd w:val="clear" w:color="auto" w:fill="fdf9d7"/>
          <w:rtl w:val="0"/>
          <w:lang w:val="it-IT"/>
        </w:rPr>
        <w:t>5. Calendario delle lezioni e-learning, modalit</w:t>
      </w:r>
      <w:r>
        <w:rPr>
          <w:rStyle w:val="None"/>
          <w:b w:val="1"/>
          <w:bCs w:val="1"/>
          <w:shd w:val="clear" w:color="auto" w:fill="fdf9d7"/>
          <w:rtl w:val="0"/>
          <w:lang w:val="it-IT"/>
        </w:rPr>
        <w:t xml:space="preserve">à </w:t>
      </w:r>
      <w:r>
        <w:rPr>
          <w:rStyle w:val="None"/>
          <w:b w:val="1"/>
          <w:bCs w:val="1"/>
          <w:shd w:val="clear" w:color="auto" w:fill="fdf9d7"/>
          <w:rtl w:val="0"/>
          <w:lang w:val="it-IT"/>
        </w:rPr>
        <w:t>utilizzata e docenti impegnati</w:t>
      </w:r>
    </w:p>
    <w:p>
      <w:pPr>
        <w:pStyle w:val="List Paragraph"/>
        <w:tabs>
          <w:tab w:val="left" w:pos="473"/>
        </w:tabs>
        <w:ind w:left="0" w:firstLine="0"/>
        <w:rPr>
          <w:rStyle w:val="None"/>
          <w:b w:val="1"/>
          <w:bCs w:val="1"/>
          <w:shd w:val="clear" w:color="auto" w:fill="fdf9d7"/>
        </w:rPr>
      </w:pPr>
    </w:p>
    <w:p>
      <w:pPr>
        <w:pStyle w:val="List Paragraph"/>
        <w:tabs>
          <w:tab w:val="left" w:pos="473"/>
        </w:tabs>
        <w:ind w:left="0" w:firstLine="0"/>
        <w:rPr>
          <w:del w:id="83" w:date="2025-11-26T23:37:42Z" w:author="Andres Moles"/>
          <w:rStyle w:val="None"/>
          <w:b w:val="1"/>
          <w:bCs w:val="1"/>
          <w:shd w:val="clear" w:color="auto" w:fill="fdf9d7"/>
        </w:rPr>
      </w:pPr>
      <w:del w:id="84" w:date="2025-11-26T23:37:42Z" w:author="Andres Moles">
        <w:r>
          <w:rPr>
            <w:rStyle w:val="None"/>
            <w:b w:val="1"/>
            <w:bCs w:val="1"/>
            <w:shd w:val="clear" w:color="auto" w:fill="fdf9d7"/>
            <w:rtl w:val="0"/>
            <w:lang w:val="it-IT"/>
          </w:rPr>
          <w:delText>| DATA | ORA INIZIO | ORA FINE | MATERIA | DOCENTE | NOTE |</w:delText>
        </w:r>
      </w:del>
    </w:p>
    <w:p>
      <w:pPr>
        <w:pStyle w:val="List Paragraph"/>
        <w:tabs>
          <w:tab w:val="left" w:pos="473"/>
        </w:tabs>
        <w:ind w:left="0" w:firstLine="0"/>
        <w:rPr>
          <w:del w:id="85" w:date="2025-11-26T23:37:42Z" w:author="Andres Moles"/>
          <w:rStyle w:val="None"/>
          <w:b w:val="1"/>
          <w:bCs w:val="1"/>
          <w:shd w:val="clear" w:color="auto" w:fill="fdf9d7"/>
        </w:rPr>
      </w:pPr>
      <w:del w:id="86" w:date="2025-11-26T23:37:42Z" w:author="Andres Moles">
        <w:r>
          <w:rPr>
            <w:rStyle w:val="None"/>
            <w:b w:val="1"/>
            <w:bCs w:val="1"/>
            <w:shd w:val="clear" w:color="auto" w:fill="fdf9d7"/>
            <w:rtl w:val="0"/>
            <w:lang w:val="it-IT"/>
          </w:rPr>
          <w:delText>|------|------------|----------|---------|---------|------|</w:delText>
        </w:r>
      </w:del>
    </w:p>
    <w:p>
      <w:pPr>
        <w:pStyle w:val="List Paragraph"/>
        <w:tabs>
          <w:tab w:val="left" w:pos="473"/>
        </w:tabs>
        <w:ind w:left="0" w:firstLine="0"/>
        <w:rPr>
          <w:del w:id="87" w:date="2025-11-26T23:37:42Z" w:author="Andres Moles"/>
          <w:rStyle w:val="None"/>
          <w:b w:val="1"/>
          <w:bCs w:val="1"/>
          <w:shd w:val="clear" w:color="auto" w:fill="fdf9d7"/>
        </w:rPr>
      </w:pPr>
      <w:del w:id="88" w:date="2025-11-26T23:37:42Z" w:author="Andres Moles">
        <w:r>
          <w:rPr>
            <w:rStyle w:val="None"/>
            <w:b w:val="1"/>
            <w:bCs w:val="1"/>
            <w:shd w:val="clear" w:color="auto" w:fill="fdf9d7"/>
            <w:rtl w:val="0"/>
            <w:lang w:val="it-IT"/>
          </w:rPr>
          <w:delText>{#SESSIONI_FAD}</w:delText>
        </w:r>
      </w:del>
    </w:p>
    <w:p>
      <w:pPr>
        <w:pStyle w:val="List Paragraph"/>
        <w:tabs>
          <w:tab w:val="left" w:pos="473"/>
        </w:tabs>
        <w:ind w:left="0" w:firstLine="0"/>
        <w:rPr>
          <w:del w:id="89" w:date="2025-11-26T23:37:42Z" w:author="Andres Moles"/>
          <w:rStyle w:val="None"/>
          <w:b w:val="1"/>
          <w:bCs w:val="1"/>
          <w:shd w:val="clear" w:color="auto" w:fill="fdf9d7"/>
        </w:rPr>
      </w:pPr>
      <w:del w:id="90" w:date="2025-11-26T23:37:42Z" w:author="Andres Moles">
        <w:r>
          <w:rPr>
            <w:rStyle w:val="None"/>
            <w:b w:val="1"/>
            <w:bCs w:val="1"/>
            <w:shd w:val="clear" w:color="auto" w:fill="fdf9d7"/>
            <w:rtl w:val="0"/>
            <w:lang w:val="it-IT"/>
          </w:rPr>
          <w:delText>| undefined | 09:00 | 17:00 | AI: Intelligenza Artificiale (1) | undefined |      |</w:delText>
        </w:r>
      </w:del>
    </w:p>
    <w:p>
      <w:pPr>
        <w:pStyle w:val="List Paragraph"/>
        <w:tabs>
          <w:tab w:val="left" w:pos="473"/>
        </w:tabs>
        <w:ind w:left="0" w:firstLine="0"/>
        <w:rPr>
          <w:rStyle w:val="None"/>
          <w:b w:val="1"/>
          <w:bCs w:val="1"/>
        </w:rPr>
      </w:pPr>
      <w:del w:id="91" w:date="2025-11-26T23:37:42Z" w:author="Andres Moles">
        <w:r>
          <w:rPr>
            <w:rStyle w:val="None"/>
            <w:b w:val="1"/>
            <w:bCs w:val="1"/>
            <w:shd w:val="clear" w:color="auto" w:fill="fdf9d7"/>
            <w:rtl w:val="0"/>
            <w:lang w:val="it-IT"/>
          </w:rPr>
          <w:delText>{/SESSIONI_FAD}</w:delText>
        </w:r>
      </w:del>
      <w:ins w:id="92" w:date="2025-11-26T23:37:42Z" w:author="Andres Moles">
        <w:r>
          <w:rPr>
            <w:rStyle w:val="None"/>
            <w:b w:val="1"/>
            <w:bCs w:val="1"/>
            <w:shd w:val="clear" w:color="auto" w:fill="fdf9d7"/>
            <w:rtl w:val="0"/>
            <w:lang w:val="it-IT"/>
          </w:rPr>
          <w:t>{#SESSIONI_FAD} | {{data}} | {{ora_inizio}} | {{ora_fine}} | {{NOME_CORSO}} | {{NOME_DOCENTE}} | | {/SESSIONI_FAD}</w:t>
        </w:r>
      </w:ins>
    </w:p>
    <w:p>
      <w:pPr>
        <w:pStyle w:val="Body Text"/>
        <w:spacing w:before="10"/>
        <w:rPr>
          <w:rStyle w:val="None"/>
          <w:b w:val="1"/>
          <w:bCs w:val="1"/>
          <w:sz w:val="14"/>
          <w:szCs w:val="14"/>
        </w:rPr>
      </w:pPr>
    </w:p>
    <w:p>
      <w:pPr>
        <w:pStyle w:val="Body A"/>
        <w:sectPr>
          <w:headerReference w:type="default" r:id="rId4"/>
          <w:footerReference w:type="default" r:id="rId5"/>
          <w:pgSz w:w="16840" w:h="11920" w:orient="landscape"/>
          <w:pgMar w:top="1100" w:right="1300" w:bottom="1200" w:left="1020" w:header="0" w:footer="1000"/>
          <w:bidi w:val="0"/>
        </w:sectPr>
      </w:pPr>
    </w:p>
    <w:p>
      <w:pPr>
        <w:pStyle w:val="Body Text"/>
        <w:spacing w:before="6"/>
        <w:rPr>
          <w:rStyle w:val="None"/>
          <w:b w:val="1"/>
          <w:bCs w:val="1"/>
          <w:sz w:val="20"/>
          <w:szCs w:val="20"/>
        </w:rPr>
      </w:pPr>
    </w:p>
    <w:p>
      <w:pPr>
        <w:pStyle w:val="Heading 2"/>
        <w:numPr>
          <w:ilvl w:val="0"/>
          <w:numId w:val="5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shd w:val="clear" w:color="auto" w:fill="fdf9d7"/>
          <w:rtl w:val="0"/>
          <w:lang w:val="de-DE"/>
        </w:rPr>
        <w:t>ELENCO</w:t>
      </w:r>
      <w:r>
        <w:rPr>
          <w:rStyle w:val="None"/>
          <w:spacing w:val="0"/>
          <w:shd w:val="clear" w:color="auto" w:fill="fdf9d7"/>
          <w:rtl w:val="0"/>
        </w:rPr>
        <w:t xml:space="preserve"> </w:t>
      </w:r>
      <w:r>
        <w:rPr>
          <w:rStyle w:val="None"/>
          <w:shd w:val="clear" w:color="auto" w:fill="fdf9d7"/>
          <w:rtl w:val="0"/>
          <w:lang w:val="de-DE"/>
        </w:rPr>
        <w:t>PARTECIPANTI</w:t>
      </w:r>
    </w:p>
    <w:p>
      <w:pPr>
        <w:pStyle w:val="Body Text"/>
        <w:spacing w:before="10"/>
        <w:rPr>
          <w:rStyle w:val="None"/>
          <w:b w:val="1"/>
          <w:bCs w:val="1"/>
          <w:sz w:val="14"/>
          <w:szCs w:val="14"/>
        </w:rPr>
      </w:pPr>
    </w:p>
    <w:tbl>
      <w:tblPr>
        <w:tblW w:w="14280" w:type="dxa"/>
        <w:jc w:val="left"/>
        <w:tblInd w:w="44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22"/>
        <w:gridCol w:w="7398"/>
        <w:gridCol w:w="4760"/>
      </w:tblGrid>
      <w:tr>
        <w:tblPrEx>
          <w:shd w:val="clear" w:color="auto" w:fill="ced7e7"/>
        </w:tblPrEx>
        <w:trPr>
          <w:trHeight w:val="70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/>
              <w:rPr>
                <w:rStyle w:val="None"/>
                <w:b w:val="1"/>
                <w:bCs w:val="1"/>
                <w:sz w:val="16"/>
                <w:szCs w:val="16"/>
                <w:shd w:val="nil" w:color="auto" w:fill="auto"/>
                <w:lang w:val="it-IT"/>
              </w:rPr>
            </w:pPr>
          </w:p>
          <w:p>
            <w:pPr>
              <w:pStyle w:val="Table Paragraph"/>
              <w:bidi w:val="0"/>
              <w:ind w:left="960" w:right="0" w:firstLine="0"/>
              <w:jc w:val="left"/>
              <w:rPr>
                <w:rtl w:val="0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it-IT"/>
              </w:rPr>
              <w:t>N.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/>
              <w:rPr>
                <w:rStyle w:val="None"/>
                <w:b w:val="1"/>
                <w:bCs w:val="1"/>
                <w:sz w:val="16"/>
                <w:szCs w:val="16"/>
                <w:shd w:val="nil" w:color="auto" w:fill="auto"/>
                <w:lang w:val="it-IT"/>
              </w:rPr>
            </w:pPr>
          </w:p>
          <w:p>
            <w:pPr>
              <w:pStyle w:val="Table Paragraph"/>
              <w:bidi w:val="0"/>
              <w:ind w:left="3045" w:right="3032" w:firstLine="0"/>
              <w:jc w:val="center"/>
              <w:rPr>
                <w:rtl w:val="0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it-IT"/>
              </w:rPr>
              <w:t>NOMINATIVO</w:t>
            </w:r>
          </w:p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/>
              <w:rPr>
                <w:rStyle w:val="None"/>
                <w:b w:val="1"/>
                <w:bCs w:val="1"/>
                <w:sz w:val="16"/>
                <w:szCs w:val="16"/>
                <w:shd w:val="nil" w:color="auto" w:fill="auto"/>
                <w:lang w:val="it-IT"/>
              </w:rPr>
            </w:pPr>
          </w:p>
          <w:p>
            <w:pPr>
              <w:pStyle w:val="Table Paragraph"/>
              <w:bidi w:val="0"/>
              <w:ind w:left="2033" w:right="2024" w:firstLine="0"/>
              <w:jc w:val="center"/>
              <w:rPr>
                <w:rtl w:val="0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it-IT"/>
              </w:rPr>
              <w:t>E-MAIL</w:t>
            </w:r>
          </w:p>
        </w:tc>
      </w:tr>
      <w:tr>
        <w:tblPrEx>
          <w:shd w:val="clear" w:color="auto" w:fill="ced7e7"/>
        </w:tblPrEx>
        <w:trPr>
          <w:trHeight w:val="590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1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{{PARTECIPANTE 1}}</w:t>
            </w:r>
          </w:p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{{PARTECIPANTE 1 EMAIL}}</w:t>
            </w:r>
          </w:p>
        </w:tc>
      </w:tr>
      <w:tr>
        <w:tblPrEx>
          <w:shd w:val="clear" w:color="auto" w:fill="ced7e7"/>
        </w:tblPrEx>
        <w:trPr>
          <w:trHeight w:val="590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2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{{PARTECIPANTE 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2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}}</w:t>
            </w:r>
          </w:p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{{PARTECIPANTE 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2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 EMAIL}}</w:t>
            </w:r>
          </w:p>
        </w:tc>
      </w:tr>
      <w:tr>
        <w:tblPrEx>
          <w:shd w:val="clear" w:color="auto" w:fill="ced7e7"/>
        </w:tblPrEx>
        <w:trPr>
          <w:trHeight w:val="590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0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3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{{PARTECIPANTE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it-IT"/>
              </w:rPr>
              <w:t>3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}}</w:t>
            </w:r>
          </w:p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{{PARTECIPANTE 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3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 EMAIL}}</w:t>
            </w:r>
          </w:p>
        </w:tc>
      </w:tr>
      <w:tr>
        <w:tblPrEx>
          <w:shd w:val="clear" w:color="auto" w:fill="ced7e7"/>
        </w:tblPrEx>
        <w:trPr>
          <w:trHeight w:val="590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4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{{PARTECIPANTE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it-IT"/>
              </w:rPr>
              <w:t xml:space="preserve"> 4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}}</w:t>
            </w:r>
          </w:p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{{PARTECIPANTE 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4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 EMAIL}}</w:t>
            </w:r>
          </w:p>
        </w:tc>
      </w:tr>
      <w:tr>
        <w:tblPrEx>
          <w:shd w:val="clear" w:color="auto" w:fill="ced7e7"/>
        </w:tblPrEx>
        <w:trPr>
          <w:trHeight w:val="590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5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{{PARTECIPANTE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it-IT"/>
              </w:rPr>
              <w:t xml:space="preserve"> 5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}}</w:t>
            </w:r>
          </w:p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{{PARTECIPANTE 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>5</w:t>
            </w:r>
            <w:r>
              <w:rPr>
                <w:rStyle w:val="None"/>
                <w:rFonts w:ascii="Menlo Regular" w:hAnsi="Menlo Regular"/>
                <w:outline w:val="0"/>
                <w:color w:val="800000"/>
                <w:u w:color="800000"/>
                <w:shd w:val="clear" w:color="auto" w:fill="ffffff"/>
                <w:rtl w:val="0"/>
                <w:lang w:val="de-DE"/>
                <w14:textFill>
                  <w14:solidFill>
                    <w14:srgbClr w14:val="800000"/>
                  </w14:solidFill>
                </w14:textFill>
              </w:rPr>
              <w:t xml:space="preserve"> EMAIL}}</w:t>
            </w:r>
          </w:p>
        </w:tc>
      </w:tr>
      <w:tr>
        <w:tblPrEx>
          <w:shd w:val="clear" w:color="auto" w:fill="ced7e7"/>
        </w:tblPrEx>
        <w:trPr>
          <w:trHeight w:val="426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6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6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7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8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0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8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6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8"/>
              <w:ind w:left="1008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9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9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0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1"/>
              <w:ind w:left="950" w:firstLine="0"/>
            </w:pPr>
            <w:r>
              <w:rPr>
                <w:rStyle w:val="None"/>
                <w:shd w:val="nil" w:color="auto" w:fill="auto"/>
                <w:rtl w:val="0"/>
                <w:lang w:val="it-IT"/>
              </w:rPr>
              <w:t>10</w:t>
            </w:r>
          </w:p>
        </w:tc>
        <w:tc>
          <w:tcPr>
            <w:tcW w:type="dxa" w:w="7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0"/>
        <w:ind w:left="338" w:hanging="338"/>
        <w:rPr>
          <w:rStyle w:val="None"/>
          <w:b w:val="1"/>
          <w:bCs w:val="1"/>
          <w:sz w:val="14"/>
          <w:szCs w:val="14"/>
        </w:rPr>
      </w:pPr>
    </w:p>
    <w:p>
      <w:pPr>
        <w:pStyle w:val="Body Text"/>
        <w:spacing w:before="10"/>
        <w:ind w:left="230" w:hanging="230"/>
        <w:rPr>
          <w:rStyle w:val="None"/>
          <w:b w:val="1"/>
          <w:bCs w:val="1"/>
          <w:sz w:val="14"/>
          <w:szCs w:val="14"/>
        </w:rPr>
      </w:pPr>
    </w:p>
    <w:p>
      <w:pPr>
        <w:pStyle w:val="Body Text"/>
        <w:spacing w:before="10"/>
        <w:ind w:left="122" w:hanging="122"/>
        <w:rPr>
          <w:rStyle w:val="None"/>
          <w:b w:val="1"/>
          <w:bCs w:val="1"/>
          <w:sz w:val="14"/>
          <w:szCs w:val="14"/>
        </w:rPr>
      </w:pPr>
    </w:p>
    <w:p>
      <w:pPr>
        <w:pStyle w:val="Body Text"/>
        <w:rPr>
          <w:rStyle w:val="None"/>
          <w:b w:val="1"/>
          <w:bCs w:val="1"/>
          <w:sz w:val="20"/>
          <w:szCs w:val="20"/>
        </w:rPr>
      </w:pPr>
    </w:p>
    <w:p>
      <w:pPr>
        <w:pStyle w:val="Body Text"/>
        <w:spacing w:before="8"/>
        <w:rPr>
          <w:rStyle w:val="None"/>
          <w:b w:val="1"/>
          <w:bCs w:val="1"/>
          <w:sz w:val="16"/>
          <w:szCs w:val="16"/>
        </w:rPr>
      </w:pPr>
    </w:p>
    <w:p>
      <w:pPr>
        <w:pStyle w:val="Body A"/>
        <w:ind w:left="8934" w:firstLine="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a-DK"/>
        </w:rPr>
        <w:t>IL</w:t>
      </w:r>
      <w:r>
        <w:rPr>
          <w:rStyle w:val="None"/>
          <w:b w:val="1"/>
          <w:bCs w:val="1"/>
          <w:spacing w:val="0"/>
          <w:rtl w:val="0"/>
          <w:lang w:val="de-DE"/>
        </w:rPr>
        <w:t xml:space="preserve"> </w:t>
      </w:r>
      <w:r>
        <w:rPr>
          <w:rStyle w:val="None"/>
          <w:b w:val="1"/>
          <w:bCs w:val="1"/>
          <w:rtl w:val="0"/>
          <w:lang w:val="de-DE"/>
        </w:rPr>
        <w:t>DIRETTORE</w:t>
      </w:r>
      <w:r>
        <w:rPr>
          <w:rStyle w:val="None"/>
          <w:b w:val="1"/>
          <w:bCs w:val="1"/>
          <w:spacing w:val="0"/>
          <w:rtl w:val="0"/>
          <w:lang w:val="de-DE"/>
        </w:rPr>
        <w:t xml:space="preserve"> </w:t>
      </w:r>
      <w:r>
        <w:rPr>
          <w:rStyle w:val="None"/>
          <w:b w:val="1"/>
          <w:bCs w:val="1"/>
          <w:rtl w:val="0"/>
          <w:lang w:val="de-DE"/>
        </w:rPr>
        <w:t>DEL</w:t>
      </w:r>
      <w:r>
        <w:rPr>
          <w:rStyle w:val="None"/>
          <w:b w:val="1"/>
          <w:bCs w:val="1"/>
          <w:spacing w:val="0"/>
          <w:rtl w:val="0"/>
          <w:lang w:val="de-DE"/>
        </w:rPr>
        <w:t xml:space="preserve"> </w:t>
      </w:r>
      <w:r>
        <w:rPr>
          <w:rStyle w:val="None"/>
          <w:b w:val="1"/>
          <w:bCs w:val="1"/>
          <w:rtl w:val="0"/>
          <w:lang w:val="de-DE"/>
        </w:rPr>
        <w:t>CORSO</w:t>
      </w:r>
    </w:p>
    <w:p>
      <w:pPr>
        <w:pStyle w:val="Heading 2"/>
        <w:spacing w:before="183"/>
        <w:ind w:left="8934" w:firstLine="0"/>
      </w:pPr>
      <w:r>
        <w:rPr>
          <w:rStyle w:val="None A"/>
          <w:rtl w:val="0"/>
        </w:rPr>
        <w:t>……………………………………</w:t>
      </w:r>
      <w:r>
        <w:rPr>
          <w:rStyle w:val="None A"/>
          <w:rtl w:val="0"/>
        </w:rPr>
        <w:t>..</w:t>
      </w:r>
    </w:p>
    <w:sectPr>
      <w:headerReference w:type="default" r:id="rId6"/>
      <w:footerReference w:type="default" r:id="rId7"/>
      <w:pgSz w:w="16840" w:h="11920" w:orient="landscape"/>
      <w:pgMar w:top="1100" w:right="1300" w:bottom="1200" w:left="1020" w:header="0" w:footer="10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5182235</wp:posOffset>
              </wp:positionH>
              <wp:positionV relativeFrom="page">
                <wp:posOffset>6785608</wp:posOffset>
              </wp:positionV>
              <wp:extent cx="147320" cy="165734"/>
              <wp:effectExtent l="0" t="0" r="0" b="0"/>
              <wp:wrapNone/>
              <wp:docPr id="1073741826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60" w:firstLine="0"/>
                          </w:pPr>
                          <w:r>
                            <w:rPr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tl w:val="0"/>
                            </w:rPr>
                            <w:t>1</w:t>
                          </w:r>
                          <w:r>
                            <w:rPr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visibility:visible;position:absolute;margin-left:408.0pt;margin-top:534.3pt;width:11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60" w:firstLine="0"/>
                    </w:pPr>
                    <w:r>
                      <w:rPr>
                        <w:rtl w:val="0"/>
                      </w:rPr>
                      <w:fldChar w:fldCharType="begin" w:fldLock="0"/>
                    </w:r>
                    <w:r>
                      <w:rPr>
                        <w:rtl w:val="0"/>
                      </w:rPr>
                      <w:instrText xml:space="preserve"> PAGE </w:instrText>
                    </w:r>
                    <w:r>
                      <w:rPr>
                        <w:rtl w:val="0"/>
                      </w:rPr>
                      <w:fldChar w:fldCharType="separate" w:fldLock="0"/>
                    </w:r>
                    <w:r>
                      <w:rPr>
                        <w:rtl w:val="0"/>
                      </w:rPr>
                      <w:t>1</w:t>
                    </w:r>
                    <w:r>
                      <w:rPr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rStyle w:val="None A"/>
      </w:rPr>
      <w:drawing xmlns:a="http://schemas.openxmlformats.org/drawingml/2006/main">
        <wp:inline distT="0" distB="0" distL="0" distR="0">
          <wp:extent cx="9220200" cy="637162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0" cy="63716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5182234</wp:posOffset>
              </wp:positionH>
              <wp:positionV relativeFrom="page">
                <wp:posOffset>6785607</wp:posOffset>
              </wp:positionV>
              <wp:extent cx="147320" cy="165734"/>
              <wp:effectExtent l="0" t="0" r="0" b="0"/>
              <wp:wrapNone/>
              <wp:docPr id="1073741831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45" w:lineRule="exact"/>
                            <w:ind w:left="60" w:firstLine="0"/>
                          </w:pPr>
                          <w:r>
                            <w:rPr>
                              <w:rStyle w:val="None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visibility:visible;position:absolute;margin-left:408.0pt;margin-top:534.3pt;width:11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45" w:lineRule="exact"/>
                      <w:ind w:left="60" w:firstLine="0"/>
                    </w:pPr>
                    <w:r>
                      <w:rPr>
                        <w:rStyle w:val="None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tl w:val="0"/>
                      </w:rPr>
                      <w:t>1</w:t>
                    </w:r>
                    <w:r>
                      <w:rPr>
                        <w:rStyle w:val="None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left" w:pos="473"/>
        </w:tabs>
        <w:ind w:left="472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73"/>
        </w:tabs>
        <w:ind w:left="108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73"/>
        </w:tabs>
        <w:ind w:left="180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73"/>
        </w:tabs>
        <w:ind w:left="252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73"/>
        </w:tabs>
        <w:ind w:left="324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73"/>
        </w:tabs>
        <w:ind w:left="396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73"/>
        </w:tabs>
        <w:ind w:left="468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73"/>
        </w:tabs>
        <w:ind w:left="540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73"/>
        </w:tabs>
        <w:ind w:left="6121" w:hanging="361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74"/>
          </w:tabs>
          <w:ind w:left="63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74"/>
          </w:tabs>
          <w:ind w:left="135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74"/>
          </w:tabs>
          <w:ind w:left="207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74"/>
          </w:tabs>
          <w:ind w:left="279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74"/>
          </w:tabs>
          <w:ind w:left="351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74"/>
          </w:tabs>
          <w:ind w:left="423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74"/>
          </w:tabs>
          <w:ind w:left="495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74"/>
          </w:tabs>
          <w:ind w:left="567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74"/>
          </w:tabs>
          <w:ind w:left="6391" w:hanging="48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824"/>
          </w:tabs>
          <w:ind w:left="823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824"/>
          </w:tabs>
          <w:ind w:left="143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824"/>
          </w:tabs>
          <w:ind w:left="215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824"/>
          </w:tabs>
          <w:ind w:left="287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824"/>
          </w:tabs>
          <w:ind w:left="359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824"/>
          </w:tabs>
          <w:ind w:left="431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824"/>
          </w:tabs>
          <w:ind w:left="503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824"/>
          </w:tabs>
          <w:ind w:left="575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824"/>
          </w:tabs>
          <w:ind w:left="6472" w:hanging="712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986"/>
        <w:tab w:val="right" w:pos="99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character" w:styleId="None A">
    <w:name w:val="None A"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111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6" w:after="0" w:line="240" w:lineRule="auto"/>
      <w:ind w:left="472" w:right="0" w:hanging="361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:shd w:val="clear" w:color="auto" w:fill="fdf9d7"/>
      <w14:textFill>
        <w14:solidFill>
          <w14:srgbClr w14:val="0000F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6" w:after="0" w:line="240" w:lineRule="auto"/>
      <w:ind w:left="472" w:right="0" w:hanging="361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